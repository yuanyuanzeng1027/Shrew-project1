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6" Type="http://schemas.microsoft.com/office/2020/02/relationships/classificationlabels" Target="docMetadata/LabelInfo.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475253" w14:textId="7C8C812F" w:rsidR="0033121E" w:rsidRDefault="00B206F0" w:rsidP="001F4F05">
      <w:pPr>
        <w:pBdr>
          <w:top w:val="nil"/>
          <w:left w:val="nil"/>
          <w:bottom w:val="nil"/>
          <w:right w:val="nil"/>
          <w:between w:val="nil"/>
        </w:pBdr>
        <w:spacing w:after="0"/>
        <w:jc w:val="both"/>
        <w:rPr>
          <w:rFonts w:ascii="Times New Roman" w:hAnsi="Times New Roman" w:cs="Times New Roman"/>
          <w:b/>
          <w:color w:val="000000"/>
          <w:lang w:eastAsia="zh-CN"/>
        </w:rPr>
      </w:pPr>
      <w:r>
        <w:rPr>
          <w:rFonts w:ascii="Times New Roman" w:hAnsi="Times New Roman" w:cs="Times New Roman" w:hint="eastAsia"/>
          <w:b/>
          <w:color w:val="000000"/>
          <w:lang w:eastAsia="zh-CN"/>
        </w:rPr>
        <w:t xml:space="preserve">1. </w:t>
      </w:r>
      <w:r w:rsidR="0033121E" w:rsidRPr="0033121E">
        <w:rPr>
          <w:rFonts w:ascii="Times New Roman" w:hAnsi="Times New Roman" w:cs="Times New Roman"/>
          <w:b/>
          <w:color w:val="000000"/>
          <w:lang w:eastAsia="zh-CN"/>
        </w:rPr>
        <w:t>Coordinated brain</w:t>
      </w:r>
      <w:r w:rsidR="0033121E">
        <w:rPr>
          <w:rFonts w:ascii="Times New Roman" w:hAnsi="Times New Roman" w:cs="Times New Roman" w:hint="eastAsia"/>
          <w:b/>
          <w:color w:val="000000"/>
          <w:lang w:eastAsia="zh-CN"/>
        </w:rPr>
        <w:t>-</w:t>
      </w:r>
      <w:r w:rsidR="0033121E" w:rsidRPr="0033121E">
        <w:rPr>
          <w:rFonts w:ascii="Times New Roman" w:hAnsi="Times New Roman" w:cs="Times New Roman"/>
          <w:b/>
          <w:color w:val="000000"/>
          <w:lang w:eastAsia="zh-CN"/>
        </w:rPr>
        <w:t xml:space="preserve">liver metabolic remodeling supports reversible organ plasticity in the </w:t>
      </w:r>
      <w:r w:rsidR="00566184" w:rsidRPr="00566184">
        <w:rPr>
          <w:rFonts w:ascii="Times New Roman" w:hAnsi="Times New Roman" w:cs="Times New Roman"/>
          <w:b/>
          <w:color w:val="000000"/>
          <w:lang w:eastAsia="zh-CN"/>
        </w:rPr>
        <w:t>Sorex araneus</w:t>
      </w:r>
    </w:p>
    <w:p w14:paraId="72698680" w14:textId="5CDFF12E" w:rsidR="0033121E" w:rsidRDefault="00B206F0" w:rsidP="001F4F05">
      <w:pPr>
        <w:pBdr>
          <w:top w:val="nil"/>
          <w:left w:val="nil"/>
          <w:bottom w:val="nil"/>
          <w:right w:val="nil"/>
          <w:between w:val="nil"/>
        </w:pBdr>
        <w:spacing w:after="0"/>
        <w:jc w:val="both"/>
        <w:rPr>
          <w:rFonts w:ascii="Times New Roman" w:hAnsi="Times New Roman" w:cs="Times New Roman"/>
          <w:b/>
          <w:color w:val="000000"/>
          <w:lang w:eastAsia="zh-CN"/>
        </w:rPr>
      </w:pPr>
      <w:r>
        <w:rPr>
          <w:rFonts w:ascii="Times New Roman" w:hAnsi="Times New Roman" w:cs="Times New Roman" w:hint="eastAsia"/>
          <w:b/>
          <w:color w:val="000000"/>
          <w:lang w:eastAsia="zh-CN"/>
        </w:rPr>
        <w:t xml:space="preserve">2. </w:t>
      </w:r>
      <w:r w:rsidRPr="00B206F0">
        <w:rPr>
          <w:rFonts w:ascii="Times New Roman" w:hAnsi="Times New Roman" w:cs="Times New Roman"/>
          <w:b/>
          <w:color w:val="000000"/>
          <w:lang w:eastAsia="zh-CN"/>
        </w:rPr>
        <w:t xml:space="preserve">Metabolic and translational reprogramming underlies reversible brain plasticity in the Sorex </w:t>
      </w:r>
      <w:r w:rsidR="00205DBB">
        <w:rPr>
          <w:rFonts w:ascii="Times New Roman" w:hAnsi="Times New Roman" w:cs="Times New Roman" w:hint="eastAsia"/>
          <w:b/>
          <w:color w:val="000000"/>
          <w:lang w:eastAsia="zh-CN"/>
        </w:rPr>
        <w:t>a</w:t>
      </w:r>
      <w:r w:rsidR="00205DBB">
        <w:rPr>
          <w:rFonts w:ascii="Times New Roman" w:hAnsi="Times New Roman" w:cs="Times New Roman"/>
          <w:b/>
          <w:color w:val="000000"/>
          <w:lang w:eastAsia="zh-CN"/>
        </w:rPr>
        <w:t>raneus</w:t>
      </w:r>
    </w:p>
    <w:p w14:paraId="76ACEE8A" w14:textId="36F58115" w:rsidR="00205DBB" w:rsidRDefault="00205DBB" w:rsidP="001F4F05">
      <w:pPr>
        <w:pBdr>
          <w:top w:val="nil"/>
          <w:left w:val="nil"/>
          <w:bottom w:val="nil"/>
          <w:right w:val="nil"/>
          <w:between w:val="nil"/>
        </w:pBdr>
        <w:spacing w:after="0"/>
        <w:jc w:val="both"/>
        <w:rPr>
          <w:ins w:id="0" w:author="John Dirk Nieland" w:date="2026-02-04T09:40:00Z" w16du:dateUtc="2026-02-04T08:40:00Z"/>
          <w:rFonts w:ascii="Times New Roman" w:hAnsi="Times New Roman" w:cs="Times New Roman"/>
          <w:b/>
          <w:color w:val="000000"/>
          <w:lang w:eastAsia="zh-CN"/>
        </w:rPr>
      </w:pPr>
      <w:r>
        <w:rPr>
          <w:rFonts w:ascii="Times New Roman" w:hAnsi="Times New Roman" w:cs="Times New Roman" w:hint="eastAsia"/>
          <w:b/>
          <w:color w:val="000000"/>
          <w:lang w:eastAsia="zh-CN"/>
        </w:rPr>
        <w:t xml:space="preserve">3. </w:t>
      </w:r>
      <w:r w:rsidRPr="00205DBB">
        <w:rPr>
          <w:rFonts w:ascii="Times New Roman" w:hAnsi="Times New Roman" w:cs="Times New Roman"/>
          <w:b/>
          <w:color w:val="000000"/>
          <w:lang w:eastAsia="zh-CN"/>
        </w:rPr>
        <w:t>Reversible brain plasticity is supported by coordinated metabolic remodeling in the Eurasian shrew</w:t>
      </w:r>
    </w:p>
    <w:p w14:paraId="29ACA107" w14:textId="2D741642" w:rsidR="002F31E9" w:rsidRDefault="002F31E9" w:rsidP="002F31E9">
      <w:pPr>
        <w:pBdr>
          <w:top w:val="nil"/>
          <w:left w:val="nil"/>
          <w:bottom w:val="nil"/>
          <w:right w:val="nil"/>
          <w:between w:val="nil"/>
        </w:pBdr>
        <w:spacing w:after="0"/>
        <w:jc w:val="both"/>
        <w:rPr>
          <w:ins w:id="1" w:author="John Dirk Nieland" w:date="2026-02-04T09:41:00Z" w16du:dateUtc="2026-02-04T08:41:00Z"/>
          <w:rFonts w:ascii="Times New Roman" w:hAnsi="Times New Roman" w:cs="Times New Roman"/>
          <w:b/>
          <w:color w:val="000000"/>
          <w:lang w:eastAsia="zh-CN"/>
        </w:rPr>
      </w:pPr>
      <w:ins w:id="2" w:author="John Dirk Nieland" w:date="2026-02-04T09:40:00Z" w16du:dateUtc="2026-02-04T08:40:00Z">
        <w:r>
          <w:rPr>
            <w:rFonts w:ascii="Times New Roman" w:hAnsi="Times New Roman" w:cs="Times New Roman"/>
            <w:b/>
            <w:color w:val="000000"/>
            <w:lang w:eastAsia="zh-CN"/>
          </w:rPr>
          <w:t xml:space="preserve">4. </w:t>
        </w:r>
      </w:ins>
      <w:ins w:id="3" w:author="John Dirk Nieland" w:date="2026-02-04T09:41:00Z" w16du:dateUtc="2026-02-04T08:41:00Z">
        <w:r>
          <w:rPr>
            <w:rFonts w:ascii="Times New Roman" w:hAnsi="Times New Roman" w:cs="Times New Roman"/>
            <w:b/>
            <w:color w:val="000000"/>
            <w:lang w:eastAsia="zh-CN"/>
          </w:rPr>
          <w:t>Reverse brain atroph</w:t>
        </w:r>
        <w:r w:rsidR="00AC3187">
          <w:rPr>
            <w:rFonts w:ascii="Times New Roman" w:hAnsi="Times New Roman" w:cs="Times New Roman"/>
            <w:b/>
            <w:color w:val="000000"/>
            <w:lang w:eastAsia="zh-CN"/>
          </w:rPr>
          <w:t>y</w:t>
        </w:r>
      </w:ins>
      <w:ins w:id="4" w:author="John Dirk Nieland" w:date="2026-02-04T09:42:00Z" w16du:dateUtc="2026-02-04T08:42:00Z">
        <w:r w:rsidR="00AC3187">
          <w:rPr>
            <w:rFonts w:ascii="Times New Roman" w:hAnsi="Times New Roman" w:cs="Times New Roman"/>
            <w:b/>
            <w:color w:val="000000"/>
            <w:lang w:eastAsia="zh-CN"/>
          </w:rPr>
          <w:t xml:space="preserve"> by m</w:t>
        </w:r>
      </w:ins>
      <w:ins w:id="5" w:author="John Dirk Nieland" w:date="2026-02-04T09:41:00Z" w16du:dateUtc="2026-02-04T08:41:00Z">
        <w:r w:rsidRPr="00B206F0">
          <w:rPr>
            <w:rFonts w:ascii="Times New Roman" w:hAnsi="Times New Roman" w:cs="Times New Roman"/>
            <w:b/>
            <w:color w:val="000000"/>
            <w:lang w:eastAsia="zh-CN"/>
          </w:rPr>
          <w:t>etabolic and translational reprogramming</w:t>
        </w:r>
      </w:ins>
      <w:ins w:id="6" w:author="John Dirk Nieland" w:date="2026-02-04T09:43:00Z" w16du:dateUtc="2026-02-04T08:43:00Z">
        <w:r w:rsidR="00413A75">
          <w:rPr>
            <w:rFonts w:ascii="Times New Roman" w:hAnsi="Times New Roman" w:cs="Times New Roman"/>
            <w:b/>
            <w:color w:val="000000"/>
            <w:lang w:eastAsia="zh-CN"/>
          </w:rPr>
          <w:t>.</w:t>
        </w:r>
      </w:ins>
    </w:p>
    <w:p w14:paraId="7D64884D" w14:textId="5EAA60FC" w:rsidR="00F067BD" w:rsidRPr="00205DBB" w:rsidRDefault="00F067BD" w:rsidP="001F4F05">
      <w:pPr>
        <w:pBdr>
          <w:top w:val="nil"/>
          <w:left w:val="nil"/>
          <w:bottom w:val="nil"/>
          <w:right w:val="nil"/>
          <w:between w:val="nil"/>
        </w:pBdr>
        <w:spacing w:after="0"/>
        <w:jc w:val="both"/>
        <w:rPr>
          <w:rFonts w:ascii="Times New Roman" w:hAnsi="Times New Roman" w:cs="Times New Roman"/>
          <w:b/>
          <w:color w:val="000000"/>
          <w:lang w:eastAsia="zh-CN"/>
        </w:rPr>
      </w:pPr>
    </w:p>
    <w:p w14:paraId="2C7A6E20" w14:textId="362BC7CC" w:rsidR="00856C4B" w:rsidRPr="00856C4B" w:rsidRDefault="00856C4B" w:rsidP="00856C4B">
      <w:pPr>
        <w:pBdr>
          <w:top w:val="nil"/>
          <w:left w:val="nil"/>
          <w:bottom w:val="nil"/>
          <w:right w:val="nil"/>
          <w:between w:val="nil"/>
        </w:pBdr>
        <w:spacing w:after="0"/>
        <w:jc w:val="both"/>
        <w:rPr>
          <w:ins w:id="7" w:author="Yuanyuan Zeng" w:date="2026-02-09T14:35:00Z" w16du:dateUtc="2026-02-09T13:35:00Z"/>
          <w:rFonts w:ascii="Times New Roman" w:hAnsi="Times New Roman" w:cs="Times New Roman"/>
          <w:bCs/>
          <w:i/>
          <w:iCs/>
          <w:color w:val="000000"/>
          <w:lang w:eastAsia="zh-CN"/>
        </w:rPr>
      </w:pPr>
      <w:ins w:id="8" w:author="Yuanyuan Zeng" w:date="2026-02-09T14:35:00Z" w16du:dateUtc="2026-02-09T13:35:00Z">
        <w:r w:rsidRPr="00856C4B">
          <w:rPr>
            <w:rFonts w:ascii="Times New Roman" w:hAnsi="Times New Roman" w:cs="Times New Roman"/>
            <w:bCs/>
            <w:i/>
            <w:iCs/>
            <w:color w:val="000000"/>
            <w:lang w:eastAsia="zh-CN"/>
          </w:rPr>
          <w:t>Yuanyuan Zeng</w:t>
        </w:r>
        <w:r w:rsidRPr="00856C4B">
          <w:rPr>
            <w:rFonts w:ascii="Times New Roman" w:hAnsi="Times New Roman" w:cs="Times New Roman"/>
            <w:bCs/>
            <w:i/>
            <w:iCs/>
            <w:color w:val="000000"/>
            <w:vertAlign w:val="superscript"/>
            <w:lang w:eastAsia="zh-CN"/>
            <w:rPrChange w:id="9" w:author="Yuanyuan Zeng" w:date="2026-02-09T14:35:00Z" w16du:dateUtc="2026-02-09T13:35:00Z">
              <w:rPr>
                <w:rFonts w:ascii="Times New Roman" w:hAnsi="Times New Roman" w:cs="Times New Roman"/>
                <w:bCs/>
                <w:i/>
                <w:iCs/>
                <w:color w:val="000000"/>
                <w:lang w:eastAsia="zh-CN"/>
              </w:rPr>
            </w:rPrChange>
          </w:rPr>
          <w:t>1</w:t>
        </w:r>
        <w:r w:rsidRPr="00856C4B">
          <w:rPr>
            <w:rFonts w:ascii="Times New Roman" w:hAnsi="Times New Roman" w:cs="Times New Roman"/>
            <w:bCs/>
            <w:i/>
            <w:iCs/>
            <w:color w:val="000000"/>
            <w:lang w:eastAsia="zh-CN"/>
          </w:rPr>
          <w:t>, William R. Thomas</w:t>
        </w:r>
        <w:r w:rsidRPr="00856C4B">
          <w:rPr>
            <w:rFonts w:ascii="Times New Roman" w:hAnsi="Times New Roman" w:cs="Times New Roman"/>
            <w:bCs/>
            <w:i/>
            <w:iCs/>
            <w:color w:val="000000"/>
            <w:vertAlign w:val="superscript"/>
            <w:lang w:eastAsia="zh-CN"/>
            <w:rPrChange w:id="10" w:author="Yuanyuan Zeng" w:date="2026-02-09T14:35:00Z" w16du:dateUtc="2026-02-09T13:35:00Z">
              <w:rPr>
                <w:rFonts w:ascii="Times New Roman" w:hAnsi="Times New Roman" w:cs="Times New Roman"/>
                <w:bCs/>
                <w:i/>
                <w:iCs/>
                <w:color w:val="000000"/>
                <w:lang w:eastAsia="zh-CN"/>
              </w:rPr>
            </w:rPrChange>
          </w:rPr>
          <w:t>2</w:t>
        </w:r>
        <w:r w:rsidRPr="00856C4B">
          <w:rPr>
            <w:rFonts w:ascii="Times New Roman" w:hAnsi="Times New Roman" w:cs="Times New Roman"/>
            <w:bCs/>
            <w:i/>
            <w:iCs/>
            <w:color w:val="000000"/>
            <w:lang w:eastAsia="zh-CN"/>
          </w:rPr>
          <w:t>, Cecilia Baldoni</w:t>
        </w:r>
      </w:ins>
      <w:ins w:id="11" w:author="Yuanyuan Zeng" w:date="2026-02-09T14:39:00Z" w16du:dateUtc="2026-02-09T13:39:00Z">
        <w:r w:rsidR="008E248E">
          <w:rPr>
            <w:rFonts w:ascii="Times New Roman" w:hAnsi="Times New Roman" w:cs="Times New Roman" w:hint="eastAsia"/>
            <w:bCs/>
            <w:i/>
            <w:iCs/>
            <w:color w:val="000000"/>
            <w:vertAlign w:val="superscript"/>
            <w:lang w:eastAsia="zh-CN"/>
          </w:rPr>
          <w:t>3</w:t>
        </w:r>
      </w:ins>
      <w:ins w:id="12" w:author="Yuanyuan Zeng" w:date="2026-02-09T14:35:00Z" w16du:dateUtc="2026-02-09T13:35:00Z">
        <w:r w:rsidRPr="00856C4B">
          <w:rPr>
            <w:rFonts w:ascii="Times New Roman" w:hAnsi="Times New Roman" w:cs="Times New Roman"/>
            <w:bCs/>
            <w:i/>
            <w:iCs/>
            <w:color w:val="000000"/>
            <w:lang w:eastAsia="zh-CN"/>
          </w:rPr>
          <w:t>, Tue Bjerg Bennike</w:t>
        </w:r>
        <w:r w:rsidRPr="00856C4B">
          <w:rPr>
            <w:rFonts w:ascii="Times New Roman" w:hAnsi="Times New Roman" w:cs="Times New Roman"/>
            <w:bCs/>
            <w:i/>
            <w:iCs/>
            <w:color w:val="000000"/>
            <w:vertAlign w:val="superscript"/>
            <w:lang w:eastAsia="zh-CN"/>
            <w:rPrChange w:id="13" w:author="Yuanyuan Zeng" w:date="2026-02-09T14:35:00Z" w16du:dateUtc="2026-02-09T13:35:00Z">
              <w:rPr>
                <w:rFonts w:ascii="Times New Roman" w:hAnsi="Times New Roman" w:cs="Times New Roman"/>
                <w:bCs/>
                <w:i/>
                <w:iCs/>
                <w:color w:val="000000"/>
                <w:lang w:eastAsia="zh-CN"/>
              </w:rPr>
            </w:rPrChange>
          </w:rPr>
          <w:t>1</w:t>
        </w:r>
        <w:r w:rsidRPr="00856C4B">
          <w:rPr>
            <w:rFonts w:ascii="Times New Roman" w:hAnsi="Times New Roman" w:cs="Times New Roman"/>
            <w:bCs/>
            <w:i/>
            <w:iCs/>
            <w:color w:val="000000"/>
            <w:lang w:eastAsia="zh-CN"/>
          </w:rPr>
          <w:t>, Steinunn Sara Helgudottir</w:t>
        </w:r>
      </w:ins>
      <w:ins w:id="14" w:author="Yuanyuan Zeng" w:date="2026-02-09T14:41:00Z" w16du:dateUtc="2026-02-09T13:41:00Z">
        <w:r w:rsidR="00467C59">
          <w:rPr>
            <w:rFonts w:ascii="Times New Roman" w:hAnsi="Times New Roman" w:cs="Times New Roman" w:hint="eastAsia"/>
            <w:bCs/>
            <w:i/>
            <w:iCs/>
            <w:color w:val="000000"/>
            <w:vertAlign w:val="superscript"/>
            <w:lang w:eastAsia="zh-CN"/>
          </w:rPr>
          <w:t>4</w:t>
        </w:r>
      </w:ins>
      <w:ins w:id="15" w:author="Yuanyuan Zeng" w:date="2026-02-09T14:35:00Z" w16du:dateUtc="2026-02-09T13:35:00Z">
        <w:r w:rsidRPr="00856C4B">
          <w:rPr>
            <w:rFonts w:ascii="Times New Roman" w:hAnsi="Times New Roman" w:cs="Times New Roman"/>
            <w:bCs/>
            <w:i/>
            <w:iCs/>
            <w:color w:val="000000"/>
            <w:lang w:eastAsia="zh-CN"/>
          </w:rPr>
          <w:t>,</w:t>
        </w:r>
        <w:r>
          <w:rPr>
            <w:rFonts w:ascii="Times New Roman" w:hAnsi="Times New Roman" w:cs="Times New Roman" w:hint="eastAsia"/>
            <w:bCs/>
            <w:i/>
            <w:iCs/>
            <w:color w:val="000000"/>
            <w:lang w:eastAsia="zh-CN"/>
          </w:rPr>
          <w:t xml:space="preserve"> </w:t>
        </w:r>
        <w:r w:rsidRPr="00856C4B">
          <w:rPr>
            <w:rFonts w:ascii="Times New Roman" w:hAnsi="Times New Roman" w:cs="Times New Roman"/>
            <w:bCs/>
            <w:i/>
            <w:iCs/>
            <w:color w:val="000000"/>
            <w:lang w:eastAsia="zh-CN"/>
          </w:rPr>
          <w:t>Amanda Krøger Johansen</w:t>
        </w:r>
        <w:r w:rsidRPr="00856C4B">
          <w:rPr>
            <w:rFonts w:ascii="Times New Roman" w:hAnsi="Times New Roman" w:cs="Times New Roman"/>
            <w:bCs/>
            <w:i/>
            <w:iCs/>
            <w:color w:val="000000"/>
            <w:vertAlign w:val="superscript"/>
            <w:lang w:eastAsia="zh-CN"/>
            <w:rPrChange w:id="16" w:author="Yuanyuan Zeng" w:date="2026-02-09T14:36:00Z" w16du:dateUtc="2026-02-09T13:36:00Z">
              <w:rPr>
                <w:rFonts w:ascii="Times New Roman" w:hAnsi="Times New Roman" w:cs="Times New Roman"/>
                <w:bCs/>
                <w:i/>
                <w:iCs/>
                <w:color w:val="000000"/>
                <w:lang w:eastAsia="zh-CN"/>
              </w:rPr>
            </w:rPrChange>
          </w:rPr>
          <w:t>1</w:t>
        </w:r>
        <w:r w:rsidRPr="00856C4B">
          <w:rPr>
            <w:rFonts w:ascii="Times New Roman" w:hAnsi="Times New Roman" w:cs="Times New Roman"/>
            <w:bCs/>
            <w:i/>
            <w:iCs/>
            <w:color w:val="000000"/>
            <w:lang w:eastAsia="zh-CN"/>
          </w:rPr>
          <w:t xml:space="preserve">, </w:t>
        </w:r>
      </w:ins>
      <w:ins w:id="17" w:author="Yuanyuan Zeng" w:date="2026-02-09T14:45:00Z" w16du:dateUtc="2026-02-09T13:45:00Z">
        <w:r w:rsidR="00FE4E67">
          <w:rPr>
            <w:rFonts w:ascii="Times New Roman" w:hAnsi="Times New Roman" w:cs="Times New Roman" w:hint="eastAsia"/>
            <w:bCs/>
            <w:i/>
            <w:iCs/>
            <w:color w:val="000000"/>
            <w:lang w:eastAsia="zh-CN"/>
          </w:rPr>
          <w:t xml:space="preserve">Manhua </w:t>
        </w:r>
        <w:r w:rsidR="000A1694">
          <w:rPr>
            <w:rFonts w:ascii="Times New Roman" w:hAnsi="Times New Roman" w:cs="Times New Roman" w:hint="eastAsia"/>
            <w:bCs/>
            <w:i/>
            <w:iCs/>
            <w:color w:val="000000"/>
            <w:lang w:eastAsia="zh-CN"/>
          </w:rPr>
          <w:t>Lv</w:t>
        </w:r>
      </w:ins>
      <w:ins w:id="18" w:author="Yuanyuan Zeng" w:date="2026-02-09T14:46:00Z" w16du:dateUtc="2026-02-09T13:46:00Z">
        <w:r w:rsidR="000A1694" w:rsidRPr="000A1694">
          <w:rPr>
            <w:rFonts w:ascii="Times New Roman" w:hAnsi="Times New Roman" w:cs="Times New Roman" w:hint="eastAsia"/>
            <w:bCs/>
            <w:i/>
            <w:iCs/>
            <w:color w:val="000000"/>
            <w:vertAlign w:val="superscript"/>
            <w:lang w:eastAsia="zh-CN"/>
            <w:rPrChange w:id="19" w:author="Yuanyuan Zeng" w:date="2026-02-09T14:46:00Z" w16du:dateUtc="2026-02-09T13:46:00Z">
              <w:rPr>
                <w:rFonts w:ascii="Times New Roman" w:hAnsi="Times New Roman" w:cs="Times New Roman" w:hint="eastAsia"/>
                <w:bCs/>
                <w:i/>
                <w:iCs/>
                <w:color w:val="000000"/>
                <w:lang w:eastAsia="zh-CN"/>
              </w:rPr>
            </w:rPrChange>
          </w:rPr>
          <w:t>5</w:t>
        </w:r>
      </w:ins>
      <w:ins w:id="20" w:author="Yuanyuan Zeng" w:date="2026-02-09T14:45:00Z" w16du:dateUtc="2026-02-09T13:45:00Z">
        <w:r w:rsidR="000A1694">
          <w:rPr>
            <w:rFonts w:ascii="Times New Roman" w:hAnsi="Times New Roman" w:cs="Times New Roman" w:hint="eastAsia"/>
            <w:bCs/>
            <w:i/>
            <w:iCs/>
            <w:color w:val="000000"/>
            <w:lang w:eastAsia="zh-CN"/>
          </w:rPr>
          <w:t xml:space="preserve">, </w:t>
        </w:r>
      </w:ins>
      <w:ins w:id="21" w:author="Yuanyuan Zeng" w:date="2026-02-09T14:35:00Z" w16du:dateUtc="2026-02-09T13:35:00Z">
        <w:r w:rsidRPr="00856C4B">
          <w:rPr>
            <w:rFonts w:ascii="Times New Roman" w:hAnsi="Times New Roman" w:cs="Times New Roman"/>
            <w:bCs/>
            <w:i/>
            <w:iCs/>
            <w:color w:val="000000"/>
            <w:lang w:eastAsia="zh-CN"/>
          </w:rPr>
          <w:t>Angelique P Corthals</w:t>
        </w:r>
        <w:r w:rsidRPr="00856C4B">
          <w:rPr>
            <w:rFonts w:ascii="Times New Roman" w:hAnsi="Times New Roman" w:cs="Times New Roman"/>
            <w:bCs/>
            <w:i/>
            <w:iCs/>
            <w:color w:val="000000"/>
            <w:vertAlign w:val="superscript"/>
            <w:lang w:eastAsia="zh-CN"/>
            <w:rPrChange w:id="22" w:author="Yuanyuan Zeng" w:date="2026-02-09T14:36:00Z" w16du:dateUtc="2026-02-09T13:36:00Z">
              <w:rPr>
                <w:rFonts w:ascii="Times New Roman" w:hAnsi="Times New Roman" w:cs="Times New Roman"/>
                <w:bCs/>
                <w:i/>
                <w:iCs/>
                <w:color w:val="000000"/>
                <w:lang w:eastAsia="zh-CN"/>
              </w:rPr>
            </w:rPrChange>
          </w:rPr>
          <w:t>5</w:t>
        </w:r>
        <w:r w:rsidRPr="00856C4B">
          <w:rPr>
            <w:rFonts w:ascii="Times New Roman" w:hAnsi="Times New Roman" w:cs="Times New Roman"/>
            <w:bCs/>
            <w:i/>
            <w:iCs/>
            <w:color w:val="000000"/>
            <w:lang w:eastAsia="zh-CN"/>
          </w:rPr>
          <w:t>, Dina K. N. Dechmann</w:t>
        </w:r>
        <w:r w:rsidRPr="00856C4B">
          <w:rPr>
            <w:rFonts w:ascii="Times New Roman" w:hAnsi="Times New Roman" w:cs="Times New Roman"/>
            <w:bCs/>
            <w:i/>
            <w:iCs/>
            <w:color w:val="000000"/>
            <w:vertAlign w:val="superscript"/>
            <w:lang w:eastAsia="zh-CN"/>
            <w:rPrChange w:id="23" w:author="Yuanyuan Zeng" w:date="2026-02-09T14:37:00Z" w16du:dateUtc="2026-02-09T13:37:00Z">
              <w:rPr>
                <w:rFonts w:ascii="Times New Roman" w:hAnsi="Times New Roman" w:cs="Times New Roman"/>
                <w:bCs/>
                <w:i/>
                <w:iCs/>
                <w:color w:val="000000"/>
                <w:lang w:eastAsia="zh-CN"/>
              </w:rPr>
            </w:rPrChange>
          </w:rPr>
          <w:t>4</w:t>
        </w:r>
        <w:r w:rsidRPr="00856C4B">
          <w:rPr>
            <w:rFonts w:ascii="Times New Roman" w:hAnsi="Times New Roman" w:cs="Times New Roman"/>
            <w:bCs/>
            <w:i/>
            <w:iCs/>
            <w:color w:val="000000"/>
            <w:lang w:eastAsia="zh-CN"/>
          </w:rPr>
          <w:t>, Liliana M. Dávalos</w:t>
        </w:r>
        <w:r w:rsidRPr="00856C4B">
          <w:rPr>
            <w:rFonts w:ascii="Times New Roman" w:hAnsi="Times New Roman" w:cs="Times New Roman"/>
            <w:bCs/>
            <w:i/>
            <w:iCs/>
            <w:color w:val="000000"/>
            <w:vertAlign w:val="superscript"/>
            <w:lang w:eastAsia="zh-CN"/>
            <w:rPrChange w:id="24" w:author="Yuanyuan Zeng" w:date="2026-02-09T14:37:00Z" w16du:dateUtc="2026-02-09T13:37:00Z">
              <w:rPr>
                <w:rFonts w:ascii="Times New Roman" w:hAnsi="Times New Roman" w:cs="Times New Roman"/>
                <w:bCs/>
                <w:i/>
                <w:iCs/>
                <w:color w:val="000000"/>
                <w:lang w:eastAsia="zh-CN"/>
              </w:rPr>
            </w:rPrChange>
          </w:rPr>
          <w:t>2</w:t>
        </w:r>
        <w:r w:rsidRPr="00856C4B">
          <w:rPr>
            <w:rFonts w:ascii="Times New Roman" w:hAnsi="Times New Roman" w:cs="Times New Roman"/>
            <w:bCs/>
            <w:i/>
            <w:iCs/>
            <w:color w:val="000000"/>
            <w:lang w:eastAsia="zh-CN"/>
          </w:rPr>
          <w:t>, John Dirk Nieland</w:t>
        </w:r>
        <w:r w:rsidRPr="00856C4B">
          <w:rPr>
            <w:rFonts w:ascii="Times New Roman" w:hAnsi="Times New Roman" w:cs="Times New Roman"/>
            <w:bCs/>
            <w:i/>
            <w:iCs/>
            <w:color w:val="000000"/>
            <w:vertAlign w:val="superscript"/>
            <w:lang w:eastAsia="zh-CN"/>
            <w:rPrChange w:id="25" w:author="Yuanyuan Zeng" w:date="2026-02-09T14:37:00Z" w16du:dateUtc="2026-02-09T13:37:00Z">
              <w:rPr>
                <w:rFonts w:ascii="Times New Roman" w:hAnsi="Times New Roman" w:cs="Times New Roman"/>
                <w:bCs/>
                <w:i/>
                <w:iCs/>
                <w:color w:val="000000"/>
                <w:lang w:eastAsia="zh-CN"/>
              </w:rPr>
            </w:rPrChange>
          </w:rPr>
          <w:t>1,3</w:t>
        </w:r>
        <w:r w:rsidRPr="00856C4B">
          <w:rPr>
            <w:rFonts w:ascii="Times New Roman" w:hAnsi="Times New Roman" w:cs="Times New Roman"/>
            <w:bCs/>
            <w:i/>
            <w:iCs/>
            <w:color w:val="000000"/>
            <w:lang w:eastAsia="zh-CN"/>
          </w:rPr>
          <w:t xml:space="preserve">    </w:t>
        </w:r>
      </w:ins>
    </w:p>
    <w:p w14:paraId="6FDF8E6D" w14:textId="77777777" w:rsidR="00856C4B" w:rsidRPr="00856C4B" w:rsidRDefault="00856C4B" w:rsidP="00856C4B">
      <w:pPr>
        <w:pBdr>
          <w:top w:val="nil"/>
          <w:left w:val="nil"/>
          <w:bottom w:val="nil"/>
          <w:right w:val="nil"/>
          <w:between w:val="nil"/>
        </w:pBdr>
        <w:spacing w:after="0"/>
        <w:jc w:val="both"/>
        <w:rPr>
          <w:ins w:id="26" w:author="Yuanyuan Zeng" w:date="2026-02-09T14:35:00Z" w16du:dateUtc="2026-02-09T13:35:00Z"/>
          <w:rFonts w:ascii="Times New Roman" w:hAnsi="Times New Roman" w:cs="Times New Roman"/>
          <w:bCs/>
          <w:i/>
          <w:iCs/>
          <w:color w:val="000000"/>
          <w:lang w:eastAsia="zh-CN"/>
        </w:rPr>
      </w:pPr>
    </w:p>
    <w:p w14:paraId="6E67CC67" w14:textId="77777777" w:rsidR="00856C4B" w:rsidRPr="009B776B" w:rsidRDefault="00856C4B" w:rsidP="00856C4B">
      <w:pPr>
        <w:pBdr>
          <w:top w:val="nil"/>
          <w:left w:val="nil"/>
          <w:bottom w:val="nil"/>
          <w:right w:val="nil"/>
          <w:between w:val="nil"/>
        </w:pBdr>
        <w:spacing w:after="0"/>
        <w:jc w:val="both"/>
        <w:rPr>
          <w:ins w:id="27" w:author="Yuanyuan Zeng" w:date="2026-02-09T14:35:00Z" w16du:dateUtc="2026-02-09T13:35:00Z"/>
          <w:rFonts w:ascii="Times New Roman" w:hAnsi="Times New Roman" w:cs="Times New Roman"/>
          <w:bCs/>
          <w:i/>
          <w:iCs/>
          <w:color w:val="000000"/>
          <w:lang w:eastAsia="zh-CN"/>
        </w:rPr>
      </w:pPr>
      <w:ins w:id="28" w:author="Yuanyuan Zeng" w:date="2026-02-09T14:35:00Z" w16du:dateUtc="2026-02-09T13:35:00Z">
        <w:r w:rsidRPr="009B776B">
          <w:rPr>
            <w:rFonts w:ascii="Times New Roman" w:hAnsi="Times New Roman" w:cs="Times New Roman"/>
            <w:bCs/>
            <w:i/>
            <w:iCs/>
            <w:color w:val="000000"/>
            <w:vertAlign w:val="superscript"/>
            <w:lang w:eastAsia="zh-CN"/>
            <w:rPrChange w:id="29" w:author="Yuanyuan Zeng" w:date="2026-02-09T14:38:00Z" w16du:dateUtc="2026-02-09T13:38:00Z">
              <w:rPr>
                <w:rFonts w:ascii="Times New Roman" w:hAnsi="Times New Roman" w:cs="Times New Roman"/>
                <w:bCs/>
                <w:i/>
                <w:iCs/>
                <w:color w:val="000000"/>
                <w:lang w:eastAsia="zh-CN"/>
              </w:rPr>
            </w:rPrChange>
          </w:rPr>
          <w:t>1</w:t>
        </w:r>
        <w:r w:rsidRPr="009B776B">
          <w:rPr>
            <w:rFonts w:ascii="Times New Roman" w:hAnsi="Times New Roman" w:cs="Times New Roman"/>
            <w:bCs/>
            <w:i/>
            <w:iCs/>
            <w:color w:val="000000"/>
            <w:lang w:eastAsia="zh-CN"/>
          </w:rPr>
          <w:t xml:space="preserve"> Department of Health Science and Technology, Molecular Pharmacology, Aalborg University, Aalborg, Denmark </w:t>
        </w:r>
      </w:ins>
    </w:p>
    <w:p w14:paraId="1F197F56" w14:textId="77777777" w:rsidR="00856C4B" w:rsidRPr="009B776B" w:rsidRDefault="00856C4B" w:rsidP="00856C4B">
      <w:pPr>
        <w:pBdr>
          <w:top w:val="nil"/>
          <w:left w:val="nil"/>
          <w:bottom w:val="nil"/>
          <w:right w:val="nil"/>
          <w:between w:val="nil"/>
        </w:pBdr>
        <w:spacing w:after="0"/>
        <w:jc w:val="both"/>
        <w:rPr>
          <w:ins w:id="30" w:author="Yuanyuan Zeng" w:date="2026-02-09T14:35:00Z" w16du:dateUtc="2026-02-09T13:35:00Z"/>
          <w:rFonts w:ascii="Times New Roman" w:hAnsi="Times New Roman" w:cs="Times New Roman"/>
          <w:bCs/>
          <w:i/>
          <w:iCs/>
          <w:color w:val="000000"/>
          <w:lang w:eastAsia="zh-CN"/>
        </w:rPr>
      </w:pPr>
      <w:ins w:id="31" w:author="Yuanyuan Zeng" w:date="2026-02-09T14:35:00Z" w16du:dateUtc="2026-02-09T13:35:00Z">
        <w:r w:rsidRPr="009B776B">
          <w:rPr>
            <w:rFonts w:ascii="Times New Roman" w:hAnsi="Times New Roman" w:cs="Times New Roman"/>
            <w:bCs/>
            <w:i/>
            <w:iCs/>
            <w:color w:val="000000"/>
            <w:vertAlign w:val="superscript"/>
            <w:lang w:eastAsia="zh-CN"/>
            <w:rPrChange w:id="32" w:author="Yuanyuan Zeng" w:date="2026-02-09T14:38:00Z" w16du:dateUtc="2026-02-09T13:38:00Z">
              <w:rPr>
                <w:rFonts w:ascii="Times New Roman" w:hAnsi="Times New Roman" w:cs="Times New Roman"/>
                <w:bCs/>
                <w:i/>
                <w:iCs/>
                <w:color w:val="000000"/>
                <w:lang w:eastAsia="zh-CN"/>
              </w:rPr>
            </w:rPrChange>
          </w:rPr>
          <w:t>2</w:t>
        </w:r>
        <w:r w:rsidRPr="009B776B">
          <w:rPr>
            <w:rFonts w:ascii="Times New Roman" w:hAnsi="Times New Roman" w:cs="Times New Roman"/>
            <w:bCs/>
            <w:i/>
            <w:iCs/>
            <w:color w:val="000000"/>
            <w:lang w:eastAsia="zh-CN"/>
          </w:rPr>
          <w:t xml:space="preserve"> Department of Ecology &amp; Evolution, Stony Brook University, Stony Brook, NY, USA </w:t>
        </w:r>
      </w:ins>
    </w:p>
    <w:p w14:paraId="3036B9B8" w14:textId="51420D3E" w:rsidR="00856C4B" w:rsidRPr="009B776B" w:rsidRDefault="00467C59" w:rsidP="00856C4B">
      <w:pPr>
        <w:pBdr>
          <w:top w:val="nil"/>
          <w:left w:val="nil"/>
          <w:bottom w:val="nil"/>
          <w:right w:val="nil"/>
          <w:between w:val="nil"/>
        </w:pBdr>
        <w:spacing w:after="0"/>
        <w:jc w:val="both"/>
        <w:rPr>
          <w:ins w:id="33" w:author="Yuanyuan Zeng" w:date="2026-02-09T14:35:00Z" w16du:dateUtc="2026-02-09T13:35:00Z"/>
          <w:rFonts w:ascii="Times New Roman" w:hAnsi="Times New Roman" w:cs="Times New Roman"/>
          <w:bCs/>
          <w:i/>
          <w:iCs/>
          <w:color w:val="000000"/>
          <w:lang w:eastAsia="zh-CN"/>
        </w:rPr>
      </w:pPr>
      <w:ins w:id="34" w:author="Yuanyuan Zeng" w:date="2026-02-09T14:41:00Z" w16du:dateUtc="2026-02-09T13:41:00Z">
        <w:r>
          <w:rPr>
            <w:rFonts w:ascii="Times New Roman" w:hAnsi="Times New Roman" w:cs="Times New Roman" w:hint="eastAsia"/>
            <w:bCs/>
            <w:i/>
            <w:iCs/>
            <w:color w:val="000000"/>
            <w:vertAlign w:val="superscript"/>
            <w:lang w:eastAsia="zh-CN"/>
          </w:rPr>
          <w:t>4</w:t>
        </w:r>
      </w:ins>
      <w:ins w:id="35" w:author="Yuanyuan Zeng" w:date="2026-02-09T14:35:00Z" w16du:dateUtc="2026-02-09T13:35:00Z">
        <w:r w:rsidR="00856C4B" w:rsidRPr="009B776B">
          <w:rPr>
            <w:rFonts w:ascii="Times New Roman" w:hAnsi="Times New Roman" w:cs="Times New Roman"/>
            <w:bCs/>
            <w:i/>
            <w:iCs/>
            <w:color w:val="000000"/>
            <w:lang w:eastAsia="zh-CN"/>
          </w:rPr>
          <w:t xml:space="preserve"> Neurometa Therapeutics, Aalborg, Denmark and Lund, Sweden.   </w:t>
        </w:r>
      </w:ins>
    </w:p>
    <w:p w14:paraId="3E7F9984" w14:textId="45F900E0" w:rsidR="00856C4B" w:rsidRDefault="00487D62" w:rsidP="00856C4B">
      <w:pPr>
        <w:pBdr>
          <w:top w:val="nil"/>
          <w:left w:val="nil"/>
          <w:bottom w:val="nil"/>
          <w:right w:val="nil"/>
          <w:between w:val="nil"/>
        </w:pBdr>
        <w:spacing w:after="0"/>
        <w:jc w:val="both"/>
        <w:rPr>
          <w:ins w:id="36" w:author="Yuanyuan Zeng" w:date="2026-02-09T14:46:00Z" w16du:dateUtc="2026-02-09T13:46:00Z"/>
          <w:rFonts w:ascii="Times New Roman" w:hAnsi="Times New Roman" w:cs="Times New Roman"/>
          <w:bCs/>
          <w:i/>
          <w:iCs/>
          <w:color w:val="000000"/>
          <w:lang w:eastAsia="zh-CN"/>
        </w:rPr>
      </w:pPr>
      <w:ins w:id="37" w:author="Yuanyuan Zeng" w:date="2026-02-09T14:39:00Z" w16du:dateUtc="2026-02-09T13:39:00Z">
        <w:r>
          <w:rPr>
            <w:rFonts w:ascii="Times New Roman" w:hAnsi="Times New Roman" w:cs="Times New Roman" w:hint="eastAsia"/>
            <w:bCs/>
            <w:i/>
            <w:iCs/>
            <w:color w:val="000000"/>
            <w:vertAlign w:val="superscript"/>
            <w:lang w:eastAsia="zh-CN"/>
          </w:rPr>
          <w:t>3</w:t>
        </w:r>
      </w:ins>
      <w:ins w:id="38" w:author="Yuanyuan Zeng" w:date="2026-02-09T14:35:00Z" w16du:dateUtc="2026-02-09T13:35:00Z">
        <w:r w:rsidR="00856C4B" w:rsidRPr="009B776B">
          <w:rPr>
            <w:rFonts w:ascii="Times New Roman" w:hAnsi="Times New Roman" w:cs="Times New Roman"/>
            <w:bCs/>
            <w:i/>
            <w:iCs/>
            <w:color w:val="000000"/>
            <w:lang w:eastAsia="zh-CN"/>
          </w:rPr>
          <w:t xml:space="preserve"> Max Planck Institute of Animal Behavior, Department of Migration, Radolfzell am Bodensee, Germany </w:t>
        </w:r>
      </w:ins>
    </w:p>
    <w:p w14:paraId="486095FE" w14:textId="626EFE8D" w:rsidR="00AD0E5F" w:rsidRPr="009B776B" w:rsidRDefault="00AD0E5F" w:rsidP="00856C4B">
      <w:pPr>
        <w:pBdr>
          <w:top w:val="nil"/>
          <w:left w:val="nil"/>
          <w:bottom w:val="nil"/>
          <w:right w:val="nil"/>
          <w:between w:val="nil"/>
        </w:pBdr>
        <w:spacing w:after="0"/>
        <w:jc w:val="both"/>
        <w:rPr>
          <w:ins w:id="39" w:author="Yuanyuan Zeng" w:date="2026-02-09T14:35:00Z" w16du:dateUtc="2026-02-09T13:35:00Z"/>
          <w:rFonts w:ascii="Times New Roman" w:hAnsi="Times New Roman" w:cs="Times New Roman"/>
          <w:bCs/>
          <w:i/>
          <w:iCs/>
          <w:color w:val="000000"/>
          <w:lang w:eastAsia="zh-CN"/>
        </w:rPr>
      </w:pPr>
      <w:ins w:id="40" w:author="Yuanyuan Zeng" w:date="2026-02-09T14:46:00Z" w16du:dateUtc="2026-02-09T13:46:00Z">
        <w:r w:rsidRPr="00AD0E5F">
          <w:rPr>
            <w:rFonts w:ascii="Times New Roman" w:hAnsi="Times New Roman" w:cs="Times New Roman" w:hint="eastAsia"/>
            <w:bCs/>
            <w:i/>
            <w:iCs/>
            <w:color w:val="000000"/>
            <w:vertAlign w:val="superscript"/>
            <w:lang w:eastAsia="zh-CN"/>
            <w:rPrChange w:id="41" w:author="Yuanyuan Zeng" w:date="2026-02-09T14:47:00Z" w16du:dateUtc="2026-02-09T13:47:00Z">
              <w:rPr>
                <w:rFonts w:ascii="Times New Roman" w:hAnsi="Times New Roman" w:cs="Times New Roman" w:hint="eastAsia"/>
                <w:bCs/>
                <w:i/>
                <w:iCs/>
                <w:color w:val="000000"/>
                <w:lang w:eastAsia="zh-CN"/>
              </w:rPr>
            </w:rPrChange>
          </w:rPr>
          <w:t>5</w:t>
        </w:r>
        <w:r w:rsidRPr="00AD0E5F">
          <w:t xml:space="preserve"> </w:t>
        </w:r>
        <w:r w:rsidRPr="00AD0E5F">
          <w:rPr>
            <w:rFonts w:ascii="Times New Roman" w:hAnsi="Times New Roman" w:cs="Times New Roman"/>
            <w:bCs/>
            <w:i/>
            <w:iCs/>
            <w:color w:val="000000"/>
            <w:lang w:eastAsia="zh-CN"/>
          </w:rPr>
          <w:t>Department of Neurology, The First Affiliated Hospital of Harbin Medical University, China</w:t>
        </w:r>
      </w:ins>
    </w:p>
    <w:p w14:paraId="4E3D3C99" w14:textId="7A411EDA" w:rsidR="00D61CA1" w:rsidRPr="007014CC" w:rsidRDefault="00AD0E5F" w:rsidP="009B776B">
      <w:pPr>
        <w:pBdr>
          <w:top w:val="nil"/>
          <w:left w:val="nil"/>
          <w:bottom w:val="nil"/>
          <w:right w:val="nil"/>
          <w:between w:val="nil"/>
        </w:pBdr>
        <w:spacing w:after="0"/>
        <w:jc w:val="both"/>
        <w:rPr>
          <w:ins w:id="42" w:author="Yuanyuan Zeng" w:date="2026-02-04T14:36:00Z" w16du:dateUtc="2026-02-04T13:36:00Z"/>
          <w:rFonts w:ascii="Times New Roman" w:hAnsi="Times New Roman" w:cs="Times New Roman"/>
          <w:bCs/>
          <w:i/>
          <w:iCs/>
          <w:color w:val="000000"/>
          <w:sz w:val="20"/>
          <w:szCs w:val="20"/>
          <w:lang w:eastAsia="zh-CN"/>
          <w:rPrChange w:id="43" w:author="Yuanyuan Zeng" w:date="2026-02-04T14:38:00Z" w16du:dateUtc="2026-02-04T13:38:00Z">
            <w:rPr>
              <w:ins w:id="44" w:author="Yuanyuan Zeng" w:date="2026-02-04T14:36:00Z" w16du:dateUtc="2026-02-04T13:36:00Z"/>
              <w:rFonts w:ascii="Times New Roman" w:hAnsi="Times New Roman" w:cs="Times New Roman"/>
              <w:bCs/>
              <w:color w:val="000000"/>
              <w:lang w:eastAsia="zh-CN"/>
            </w:rPr>
          </w:rPrChange>
        </w:rPr>
      </w:pPr>
      <w:ins w:id="45" w:author="Yuanyuan Zeng" w:date="2026-02-09T14:46:00Z" w16du:dateUtc="2026-02-09T13:46:00Z">
        <w:r>
          <w:rPr>
            <w:rFonts w:ascii="Times New Roman" w:hAnsi="Times New Roman" w:cs="Times New Roman" w:hint="eastAsia"/>
            <w:bCs/>
            <w:i/>
            <w:iCs/>
            <w:color w:val="000000"/>
            <w:vertAlign w:val="superscript"/>
            <w:lang w:eastAsia="zh-CN"/>
          </w:rPr>
          <w:t>6</w:t>
        </w:r>
      </w:ins>
      <w:ins w:id="46" w:author="Yuanyuan Zeng" w:date="2026-02-09T14:35:00Z" w16du:dateUtc="2026-02-09T13:35:00Z">
        <w:r w:rsidR="00856C4B" w:rsidRPr="009B776B">
          <w:rPr>
            <w:rFonts w:ascii="Times New Roman" w:hAnsi="Times New Roman" w:cs="Times New Roman"/>
            <w:bCs/>
            <w:i/>
            <w:iCs/>
            <w:color w:val="000000"/>
            <w:lang w:eastAsia="zh-CN"/>
          </w:rPr>
          <w:t xml:space="preserve"> John Jay College of Criminal Justice, NY, USA</w:t>
        </w:r>
      </w:ins>
      <w:ins w:id="47" w:author="Yuanyuan Zeng" w:date="2026-02-04T14:31:00Z">
        <w:r w:rsidR="004A18EA" w:rsidRPr="004A18EA">
          <w:rPr>
            <w:rFonts w:ascii="Times New Roman" w:hAnsi="Times New Roman" w:cs="Times New Roman"/>
            <w:bCs/>
            <w:color w:val="000000"/>
            <w:lang w:eastAsia="zh-CN"/>
            <w:rPrChange w:id="48" w:author="Yuanyuan Zeng" w:date="2026-02-04T14:31:00Z" w16du:dateUtc="2026-02-04T13:31:00Z">
              <w:rPr>
                <w:rFonts w:ascii="Times New Roman" w:hAnsi="Times New Roman" w:cs="Times New Roman"/>
                <w:b/>
                <w:color w:val="000000"/>
                <w:lang w:eastAsia="zh-CN"/>
              </w:rPr>
            </w:rPrChange>
          </w:rPr>
          <w:br/>
        </w:r>
      </w:ins>
    </w:p>
    <w:p w14:paraId="11CFC217" w14:textId="77777777" w:rsidR="004A18EA" w:rsidRDefault="004A18EA" w:rsidP="001F4F05">
      <w:pPr>
        <w:pBdr>
          <w:top w:val="nil"/>
          <w:left w:val="nil"/>
          <w:bottom w:val="nil"/>
          <w:right w:val="nil"/>
          <w:between w:val="nil"/>
        </w:pBdr>
        <w:spacing w:after="0"/>
        <w:jc w:val="both"/>
        <w:rPr>
          <w:ins w:id="49" w:author="Yuanyuan Zeng" w:date="2026-02-04T14:31:00Z" w16du:dateUtc="2026-02-04T13:31:00Z"/>
          <w:rFonts w:ascii="Times New Roman" w:hAnsi="Times New Roman" w:cs="Times New Roman" w:hint="eastAsia"/>
          <w:b/>
          <w:color w:val="000000"/>
          <w:lang w:eastAsia="zh-CN"/>
        </w:rPr>
      </w:pPr>
    </w:p>
    <w:p w14:paraId="590E4219" w14:textId="77777777" w:rsidR="004A18EA" w:rsidRDefault="004A18EA" w:rsidP="001F4F05">
      <w:pPr>
        <w:pBdr>
          <w:top w:val="nil"/>
          <w:left w:val="nil"/>
          <w:bottom w:val="nil"/>
          <w:right w:val="nil"/>
          <w:between w:val="nil"/>
        </w:pBdr>
        <w:spacing w:after="0"/>
        <w:jc w:val="both"/>
        <w:rPr>
          <w:rFonts w:ascii="Times New Roman" w:hAnsi="Times New Roman" w:cs="Times New Roman"/>
          <w:b/>
          <w:color w:val="000000"/>
          <w:lang w:eastAsia="zh-CN"/>
        </w:rPr>
      </w:pPr>
    </w:p>
    <w:p w14:paraId="1E70F035" w14:textId="5559E17F" w:rsidR="00076EF5" w:rsidRDefault="00076EF5" w:rsidP="001F4F05">
      <w:pPr>
        <w:pBdr>
          <w:top w:val="nil"/>
          <w:left w:val="nil"/>
          <w:bottom w:val="nil"/>
          <w:right w:val="nil"/>
          <w:between w:val="nil"/>
        </w:pBdr>
        <w:spacing w:after="0"/>
        <w:jc w:val="both"/>
        <w:rPr>
          <w:rFonts w:ascii="Times New Roman" w:hAnsi="Times New Roman" w:cs="Times New Roman"/>
          <w:b/>
          <w:color w:val="000000"/>
          <w:lang w:eastAsia="zh-CN"/>
        </w:rPr>
      </w:pPr>
      <w:r>
        <w:rPr>
          <w:rFonts w:ascii="Times New Roman" w:hAnsi="Times New Roman" w:cs="Times New Roman" w:hint="eastAsia"/>
          <w:b/>
          <w:color w:val="000000"/>
          <w:lang w:eastAsia="zh-CN"/>
        </w:rPr>
        <w:t>Abstract</w:t>
      </w:r>
    </w:p>
    <w:p w14:paraId="6C112A0A" w14:textId="7C76C71D" w:rsidR="002F412E" w:rsidRPr="007D0F4F" w:rsidRDefault="002F412E" w:rsidP="002F412E">
      <w:pPr>
        <w:pBdr>
          <w:top w:val="nil"/>
          <w:left w:val="nil"/>
          <w:bottom w:val="nil"/>
          <w:right w:val="nil"/>
          <w:between w:val="nil"/>
        </w:pBdr>
        <w:spacing w:after="0"/>
        <w:jc w:val="both"/>
        <w:rPr>
          <w:rFonts w:ascii="Times New Roman" w:hAnsi="Times New Roman" w:cs="Times New Roman"/>
          <w:bCs/>
          <w:color w:val="000000"/>
          <w:lang w:eastAsia="zh-CN"/>
        </w:rPr>
      </w:pPr>
      <w:r w:rsidRPr="007D0F4F">
        <w:rPr>
          <w:rFonts w:ascii="Times New Roman" w:hAnsi="Times New Roman" w:cs="Times New Roman"/>
          <w:bCs/>
          <w:color w:val="000000"/>
          <w:lang w:eastAsia="zh-CN"/>
        </w:rPr>
        <w:t xml:space="preserve">Seasonal environments impose severe energetic constraints on small mammals, yet </w:t>
      </w:r>
      <w:r w:rsidR="00DC2BC7" w:rsidRPr="00DC2BC7">
        <w:rPr>
          <w:rFonts w:ascii="Times New Roman" w:hAnsi="Times New Roman" w:cs="Times New Roman"/>
          <w:bCs/>
          <w:color w:val="000000"/>
          <w:lang w:eastAsia="zh-CN"/>
        </w:rPr>
        <w:t xml:space="preserve">the molecular mechanisms underlying the brain's plasticity in responding to complex environmental changes remain </w:t>
      </w:r>
      <w:r w:rsidR="00E87EAD" w:rsidRPr="00DC2BC7">
        <w:rPr>
          <w:rFonts w:ascii="Times New Roman" w:hAnsi="Times New Roman" w:cs="Times New Roman"/>
          <w:bCs/>
          <w:color w:val="000000"/>
          <w:lang w:eastAsia="zh-CN"/>
        </w:rPr>
        <w:t>unclear.</w:t>
      </w:r>
      <w:r w:rsidRPr="007D0F4F">
        <w:rPr>
          <w:rFonts w:ascii="Times New Roman" w:hAnsi="Times New Roman" w:cs="Times New Roman"/>
          <w:bCs/>
          <w:color w:val="000000"/>
          <w:lang w:eastAsia="zh-CN"/>
        </w:rPr>
        <w:t xml:space="preserve"> The Eurasian common shrew (Sorex araneus) undergoes Dehnel’s phenomenon, a reversible cycle of brain and </w:t>
      </w:r>
      <w:r w:rsidR="00E87EAD">
        <w:rPr>
          <w:rFonts w:ascii="Times New Roman" w:hAnsi="Times New Roman" w:cs="Times New Roman" w:hint="eastAsia"/>
          <w:bCs/>
          <w:color w:val="000000"/>
          <w:lang w:eastAsia="zh-CN"/>
        </w:rPr>
        <w:t>liver</w:t>
      </w:r>
      <w:r w:rsidRPr="007D0F4F">
        <w:rPr>
          <w:rFonts w:ascii="Times New Roman" w:hAnsi="Times New Roman" w:cs="Times New Roman"/>
          <w:bCs/>
          <w:color w:val="000000"/>
          <w:lang w:eastAsia="zh-CN"/>
        </w:rPr>
        <w:t xml:space="preserve"> atrophy and regrowth, providing a natural model of extreme metabolic plasticity.</w:t>
      </w:r>
    </w:p>
    <w:p w14:paraId="02B4C8ED" w14:textId="1C60BAB9" w:rsidR="002F412E" w:rsidRPr="007D0F4F" w:rsidRDefault="002F412E" w:rsidP="002F412E">
      <w:pPr>
        <w:pBdr>
          <w:top w:val="nil"/>
          <w:left w:val="nil"/>
          <w:bottom w:val="nil"/>
          <w:right w:val="nil"/>
          <w:between w:val="nil"/>
        </w:pBdr>
        <w:spacing w:after="0"/>
        <w:jc w:val="both"/>
        <w:rPr>
          <w:rFonts w:ascii="Times New Roman" w:hAnsi="Times New Roman" w:cs="Times New Roman"/>
          <w:bCs/>
          <w:color w:val="000000"/>
          <w:lang w:eastAsia="zh-CN"/>
        </w:rPr>
      </w:pPr>
      <w:r w:rsidRPr="007D0F4F">
        <w:rPr>
          <w:rFonts w:ascii="Times New Roman" w:hAnsi="Times New Roman" w:cs="Times New Roman"/>
          <w:bCs/>
          <w:color w:val="000000"/>
          <w:lang w:eastAsia="zh-CN"/>
        </w:rPr>
        <w:t>We integrated longitudinal proteomics from brain and liver with plasma metabolomics across five seasonal stages spanning atrophic and regenerative phases. This revealed coordinated but tissue specific remodeling of mitochondrial energy metabolism, lipid utilization, and protein synthesis. During winter atrophy, the brain showed suppression of oxidative phosphorylation, carbohydrate metabolism, and translation, while the liver exhibited compensatory mitochondrial and metabolic regulation. These patterns reversed during regeneration.</w:t>
      </w:r>
      <w:r w:rsidR="0069053D">
        <w:rPr>
          <w:rFonts w:ascii="Times New Roman" w:hAnsi="Times New Roman" w:cs="Times New Roman" w:hint="eastAsia"/>
          <w:bCs/>
          <w:color w:val="000000"/>
          <w:lang w:eastAsia="zh-CN"/>
        </w:rPr>
        <w:t xml:space="preserve"> </w:t>
      </w:r>
      <w:r w:rsidRPr="007D0F4F">
        <w:rPr>
          <w:rFonts w:ascii="Times New Roman" w:hAnsi="Times New Roman" w:cs="Times New Roman"/>
          <w:bCs/>
          <w:color w:val="000000"/>
          <w:lang w:eastAsia="zh-CN"/>
        </w:rPr>
        <w:t>Regularized regression with stability selection identified a small set of reproducible, tissue specific protein metabolite associations dominated by mitochondrial and translational proteins, with distinct coupling to unsaturated fatty acids and corticosterone.</w:t>
      </w:r>
    </w:p>
    <w:p w14:paraId="26D4CB41" w14:textId="6C8CDC93" w:rsidR="00076EF5" w:rsidRPr="007D0F4F" w:rsidRDefault="002F412E" w:rsidP="002F412E">
      <w:pPr>
        <w:pBdr>
          <w:top w:val="nil"/>
          <w:left w:val="nil"/>
          <w:bottom w:val="nil"/>
          <w:right w:val="nil"/>
          <w:between w:val="nil"/>
        </w:pBdr>
        <w:spacing w:after="0"/>
        <w:jc w:val="both"/>
        <w:rPr>
          <w:rFonts w:ascii="Times New Roman" w:hAnsi="Times New Roman" w:cs="Times New Roman"/>
          <w:bCs/>
          <w:color w:val="000000"/>
          <w:lang w:eastAsia="zh-CN"/>
        </w:rPr>
      </w:pPr>
      <w:r w:rsidRPr="007D0F4F">
        <w:rPr>
          <w:rFonts w:ascii="Times New Roman" w:hAnsi="Times New Roman" w:cs="Times New Roman"/>
          <w:bCs/>
          <w:color w:val="000000"/>
          <w:lang w:eastAsia="zh-CN"/>
        </w:rPr>
        <w:t>Together, these findings define a coordinated brain liver metabolic strategy that conserves energy during seasonal atrophy while enabling neural recovery.</w:t>
      </w:r>
    </w:p>
    <w:p w14:paraId="5A0AD989" w14:textId="77777777" w:rsidR="00076EF5" w:rsidRDefault="00076EF5" w:rsidP="001F4F05">
      <w:pPr>
        <w:pBdr>
          <w:top w:val="nil"/>
          <w:left w:val="nil"/>
          <w:bottom w:val="nil"/>
          <w:right w:val="nil"/>
          <w:between w:val="nil"/>
        </w:pBdr>
        <w:spacing w:after="0"/>
        <w:jc w:val="both"/>
        <w:rPr>
          <w:rFonts w:ascii="Times New Roman" w:hAnsi="Times New Roman" w:cs="Times New Roman"/>
          <w:b/>
          <w:color w:val="000000"/>
          <w:lang w:eastAsia="zh-CN"/>
        </w:rPr>
      </w:pPr>
    </w:p>
    <w:p w14:paraId="64D4B696" w14:textId="6DBBD5ED" w:rsidR="00A83410" w:rsidRDefault="00A83410" w:rsidP="001F4F05">
      <w:pPr>
        <w:pBdr>
          <w:top w:val="nil"/>
          <w:left w:val="nil"/>
          <w:bottom w:val="nil"/>
          <w:right w:val="nil"/>
          <w:between w:val="nil"/>
        </w:pBdr>
        <w:spacing w:after="0"/>
        <w:jc w:val="both"/>
        <w:rPr>
          <w:rFonts w:ascii="Times New Roman" w:hAnsi="Times New Roman" w:cs="Times New Roman"/>
          <w:b/>
          <w:color w:val="000000"/>
          <w:lang w:eastAsia="zh-CN"/>
        </w:rPr>
      </w:pPr>
      <w:r>
        <w:rPr>
          <w:rFonts w:ascii="Times New Roman" w:hAnsi="Times New Roman" w:cs="Times New Roman" w:hint="eastAsia"/>
          <w:b/>
          <w:color w:val="000000"/>
          <w:lang w:eastAsia="zh-CN"/>
        </w:rPr>
        <w:t>Introduction</w:t>
      </w:r>
    </w:p>
    <w:p w14:paraId="60369273" w14:textId="5A081845" w:rsidR="00B86EF4" w:rsidRDefault="00D72E11" w:rsidP="003F1F85">
      <w:pPr>
        <w:pBdr>
          <w:top w:val="nil"/>
          <w:left w:val="nil"/>
          <w:bottom w:val="nil"/>
          <w:right w:val="nil"/>
          <w:between w:val="nil"/>
        </w:pBdr>
        <w:spacing w:after="0"/>
        <w:jc w:val="both"/>
        <w:rPr>
          <w:rFonts w:ascii="Times New Roman" w:hAnsi="Times New Roman" w:cs="Times New Roman"/>
          <w:lang w:eastAsia="zh-CN"/>
        </w:rPr>
      </w:pPr>
      <w:r w:rsidRPr="00D72E11">
        <w:rPr>
          <w:rFonts w:ascii="Times New Roman" w:eastAsia="Times New Roman" w:hAnsi="Times New Roman" w:cs="Times New Roman"/>
        </w:rPr>
        <w:t xml:space="preserve">Organisms have evolved diverse survival strategies to adapt to fluctuations in natural environments and resources. These strategies generally represent integrated responses encompassing </w:t>
      </w:r>
      <w:r w:rsidRPr="00D72E11">
        <w:rPr>
          <w:rFonts w:ascii="Times New Roman" w:eastAsia="Times New Roman" w:hAnsi="Times New Roman" w:cs="Times New Roman"/>
        </w:rPr>
        <w:lastRenderedPageBreak/>
        <w:t xml:space="preserve">physiological mechanisms, morphology, and biological </w:t>
      </w:r>
      <w:r w:rsidR="00477156" w:rsidRPr="00D72E11">
        <w:rPr>
          <w:rFonts w:ascii="Times New Roman" w:eastAsia="Times New Roman" w:hAnsi="Times New Roman" w:cs="Times New Roman"/>
        </w:rPr>
        <w:t>behaviors</w:t>
      </w:r>
      <w:sdt>
        <w:sdtPr>
          <w:rPr>
            <w:rFonts w:ascii="Times New Roman" w:eastAsia="Times New Roman" w:hAnsi="Times New Roman" w:cs="Times New Roman"/>
            <w:color w:val="000000"/>
            <w:highlight w:val="white"/>
          </w:rPr>
          <w:alias w:val="Citation"/>
          <w:tag w:val="{&quot;referencesIds&quot;:[&quot;doc:695e33589e0ba469be0b6afe&quot;],&quot;referencesOptions&quot;:{&quot;doc:695e33589e0ba469be0b6afe&quot;:{&quot;author&quot;:true,&quot;year&quot;:true,&quot;formatAuthorYear&quot;:false,&quot;pageReplace&quot;:&quot;&quot;,&quot;additionalField&quot;:&quot;&quot;,&quot;additionalValue&quot;:&quot;&quot;,&quot;prefix&quot;:&quot;&quot;,&quot;suffix&quot;:&quot;&quot;}},&quot;hasBrokenReferences&quot;:false,&quot;hasManualEdits&quot;:false,&quot;isEmpty&quot;:false,&quot;citationType&quot;:&quot;inline&quot;,&quot;id&quot;:-880244849,&quot;citationText&quot;:&quot;&lt;span style=\&quot;font-family:Times New Roman;font-size:14.666666666666666px;color:#000000\&quot;&gt;(Demas et al. 2010 461–502)&lt;/span&gt;&quot;}"/>
          <w:id w:val="-880244849"/>
          <w:placeholder>
            <w:docPart w:val="E3050FD82DA149079DB53F264F183148"/>
          </w:placeholder>
        </w:sdtPr>
        <w:sdtEndPr/>
        <w:sdtContent>
          <w:ins w:id="50" w:author="Yuanyuan Zeng" w:date="2026-02-10T12:45:00Z" w16du:dateUtc="2026-02-10T11:45:00Z">
            <w:r w:rsidR="000C01F3">
              <w:rPr>
                <w:rFonts w:ascii="Times New Roman" w:hAnsi="Times New Roman" w:cs="Times New Roman"/>
                <w:color w:val="000000"/>
              </w:rPr>
              <w:t>(Demas et al. 2010 461–502)</w:t>
            </w:r>
          </w:ins>
          <w:del w:id="51" w:author="Yuanyuan Zeng" w:date="2026-02-10T12:29:00Z" w16du:dateUtc="2026-02-10T11:29:00Z">
            <w:r w:rsidR="00E37628" w:rsidRPr="000C01F3" w:rsidDel="00CB1704">
              <w:rPr>
                <w:rFonts w:ascii="Times New Roman" w:hAnsi="Times New Roman" w:cs="Times New Roman"/>
                <w:color w:val="000000"/>
                <w:highlight w:val="white"/>
                <w:rPrChange w:id="52" w:author="Yuanyuan Zeng" w:date="2026-02-10T12:45:00Z" w16du:dateUtc="2026-02-10T11:45:00Z">
                  <w:rPr>
                    <w:rFonts w:ascii="Times New Roman" w:hAnsi="Times New Roman" w:cs="Times New Roman"/>
                    <w:color w:val="000000"/>
                  </w:rPr>
                </w:rPrChange>
              </w:rPr>
              <w:delText>[1]</w:delText>
            </w:r>
          </w:del>
        </w:sdtContent>
      </w:sdt>
      <w:r w:rsidRPr="00D72E11">
        <w:rPr>
          <w:rFonts w:ascii="Times New Roman" w:eastAsia="Times New Roman" w:hAnsi="Times New Roman" w:cs="Times New Roman"/>
        </w:rPr>
        <w:t>.</w:t>
      </w:r>
      <w:r w:rsidR="007B617D">
        <w:rPr>
          <w:rFonts w:ascii="Times New Roman" w:hAnsi="Times New Roman" w:cs="Times New Roman" w:hint="eastAsia"/>
          <w:lang w:eastAsia="zh-CN"/>
        </w:rPr>
        <w:t xml:space="preserve"> </w:t>
      </w:r>
      <w:r w:rsidR="003F1F85" w:rsidRPr="003F1F85">
        <w:rPr>
          <w:rFonts w:ascii="Times New Roman" w:hAnsi="Times New Roman" w:cs="Times New Roman"/>
          <w:lang w:eastAsia="zh-CN"/>
        </w:rPr>
        <w:t xml:space="preserve">The most common strategies involve reducing metabolism through hibernation or migrating to </w:t>
      </w:r>
      <w:r w:rsidR="00FE7DAE" w:rsidRPr="00FE7DAE">
        <w:rPr>
          <w:rFonts w:ascii="Times New Roman" w:hAnsi="Times New Roman" w:cs="Times New Roman"/>
          <w:lang w:eastAsia="zh-CN"/>
        </w:rPr>
        <w:t>more favorable habitats</w:t>
      </w:r>
      <w:r w:rsidR="003F1F85" w:rsidRPr="003F1F85">
        <w:rPr>
          <w:rFonts w:ascii="Times New Roman" w:hAnsi="Times New Roman" w:cs="Times New Roman"/>
          <w:lang w:eastAsia="zh-CN"/>
        </w:rPr>
        <w:t xml:space="preserve">. </w:t>
      </w:r>
    </w:p>
    <w:p w14:paraId="01927CD2" w14:textId="71DD13A1" w:rsidR="00E13247" w:rsidRDefault="00AA4948" w:rsidP="003F1F85">
      <w:pPr>
        <w:pBdr>
          <w:top w:val="nil"/>
          <w:left w:val="nil"/>
          <w:bottom w:val="nil"/>
          <w:right w:val="nil"/>
          <w:between w:val="nil"/>
        </w:pBdr>
        <w:spacing w:after="0"/>
        <w:jc w:val="both"/>
        <w:rPr>
          <w:rFonts w:ascii="Times New Roman" w:hAnsi="Times New Roman" w:cs="Times New Roman"/>
          <w:lang w:eastAsia="zh-CN"/>
        </w:rPr>
      </w:pPr>
      <w:r w:rsidRPr="00AA4948">
        <w:rPr>
          <w:rFonts w:ascii="Times New Roman" w:hAnsi="Times New Roman" w:cs="Times New Roman"/>
          <w:lang w:eastAsia="zh-CN"/>
        </w:rPr>
        <w:t>One extraordinary instance of a survival strategy in response to changing environments is the Eurasian common shrew (</w:t>
      </w:r>
      <w:r w:rsidRPr="00745A46">
        <w:rPr>
          <w:rFonts w:ascii="Times New Roman" w:hAnsi="Times New Roman" w:cs="Times New Roman"/>
          <w:i/>
          <w:iCs/>
          <w:lang w:eastAsia="zh-CN"/>
          <w:rPrChange w:id="53" w:author="John Dirk Nieland" w:date="2026-02-04T09:57:00Z" w16du:dateUtc="2026-02-04T08:57:00Z">
            <w:rPr>
              <w:rFonts w:ascii="Times New Roman" w:hAnsi="Times New Roman" w:cs="Times New Roman"/>
              <w:lang w:eastAsia="zh-CN"/>
            </w:rPr>
          </w:rPrChange>
        </w:rPr>
        <w:t>Sorex araneus</w:t>
      </w:r>
      <w:r w:rsidRPr="00AA4948">
        <w:rPr>
          <w:rFonts w:ascii="Times New Roman" w:hAnsi="Times New Roman" w:cs="Times New Roman"/>
          <w:lang w:eastAsia="zh-CN"/>
        </w:rPr>
        <w:t>), which exemplifies this alternative strategy through a remarkable, predictable cycle of reversible size change known as Dehnel’s phenomenon</w:t>
      </w:r>
      <w:sdt>
        <w:sdtPr>
          <w:rPr>
            <w:rFonts w:ascii="Times New Roman" w:hAnsi="Times New Roman" w:cs="Times New Roman"/>
            <w:color w:val="000000"/>
            <w:highlight w:val="white"/>
            <w:lang w:eastAsia="zh-CN"/>
          </w:rPr>
          <w:alias w:val="Citation"/>
          <w:tag w:val="{&quot;referencesIds&quot;:[&quot;doc:695e567a8bfbef24f2d9f168&quot;,&quot;doc:695e56b018640b6bad49aeb7&quot;],&quot;referencesOptions&quot;:{&quot;doc:695e567a8bfbef24f2d9f168&quot;:{&quot;author&quot;:true,&quot;year&quot;:true,&quot;formatAuthorYear&quot;:false,&quot;pageReplace&quot;:&quot;&quot;,&quot;additionalField&quot;:&quot;&quot;,&quot;additionalValue&quot;:&quot;&quot;,&quot;prefix&quot;:&quot;&quot;,&quot;suffix&quot;:&quot;&quot;},&quot;doc:695e56b018640b6bad49aeb7&quot;:{&quot;author&quot;:true,&quot;year&quot;:true,&quot;formatAuthorYear&quot;:false,&quot;pageReplace&quot;:&quot;&quot;,&quot;additionalField&quot;:&quot;&quot;,&quot;additionalValue&quot;:&quot;&quot;,&quot;prefix&quot;:&quot;&quot;,&quot;suffix&quot;:&quot;&quot;}},&quot;hasBrokenReferences&quot;:false,&quot;hasManualEdits&quot;:false,&quot;isEmpty&quot;:false,&quot;citationType&quot;:&quot;inline&quot;,&quot;id&quot;:-275650512,&quot;citationText&quot;:&quot;&lt;span style=\&quot;font-family:Times New Roman;font-size:14.666666666666666px;color:#000000\&quot;&gt;(Dehnel 1949 18–102, Bielak, Pucek 1959 297–300)&lt;/span&gt;&quot;}"/>
          <w:id w:val="-275650512"/>
          <w:placeholder>
            <w:docPart w:val="47847CFDAD6243DBB233530794677B9C"/>
          </w:placeholder>
        </w:sdtPr>
        <w:sdtEndPr/>
        <w:sdtContent>
          <w:ins w:id="54" w:author="Yuanyuan Zeng" w:date="2026-02-10T12:45:00Z" w16du:dateUtc="2026-02-10T11:45:00Z">
            <w:r w:rsidR="000C01F3">
              <w:rPr>
                <w:rFonts w:ascii="Times New Roman" w:hAnsi="Times New Roman" w:cs="Times New Roman"/>
                <w:color w:val="000000"/>
              </w:rPr>
              <w:t>(Dehnel 1949 18–102, Bielak, Pucek 1959 297–300)</w:t>
            </w:r>
          </w:ins>
          <w:del w:id="55" w:author="Yuanyuan Zeng" w:date="2026-02-10T12:29:00Z" w16du:dateUtc="2026-02-10T11:29:00Z">
            <w:r w:rsidR="00E37628" w:rsidRPr="000C01F3" w:rsidDel="00CB1704">
              <w:rPr>
                <w:rFonts w:ascii="Times New Roman" w:hAnsi="Times New Roman" w:cs="Times New Roman"/>
                <w:color w:val="000000"/>
                <w:highlight w:val="white"/>
                <w:rPrChange w:id="56" w:author="Yuanyuan Zeng" w:date="2026-02-10T12:45:00Z" w16du:dateUtc="2026-02-10T11:45:00Z">
                  <w:rPr>
                    <w:rFonts w:ascii="Times New Roman" w:hAnsi="Times New Roman" w:cs="Times New Roman"/>
                    <w:color w:val="000000"/>
                  </w:rPr>
                </w:rPrChange>
              </w:rPr>
              <w:delText>[2,3]</w:delText>
            </w:r>
          </w:del>
        </w:sdtContent>
      </w:sdt>
      <w:r w:rsidRPr="00AA4948">
        <w:rPr>
          <w:rFonts w:ascii="Times New Roman" w:hAnsi="Times New Roman" w:cs="Times New Roman"/>
          <w:lang w:eastAsia="zh-CN"/>
        </w:rPr>
        <w:t>.</w:t>
      </w:r>
      <w:r w:rsidR="00F43210">
        <w:rPr>
          <w:rFonts w:ascii="Times New Roman" w:hAnsi="Times New Roman" w:cs="Times New Roman" w:hint="eastAsia"/>
          <w:lang w:eastAsia="zh-CN"/>
        </w:rPr>
        <w:t xml:space="preserve"> </w:t>
      </w:r>
      <w:r w:rsidR="00E13247" w:rsidRPr="00E13247">
        <w:rPr>
          <w:rFonts w:ascii="Times New Roman" w:hAnsi="Times New Roman" w:cs="Times New Roman"/>
          <w:lang w:eastAsia="zh-CN"/>
        </w:rPr>
        <w:t>Individuals typically reach a first maximum in skull dimensions and brain mass during their first summer</w:t>
      </w:r>
      <w:r w:rsidR="00EC3608">
        <w:rPr>
          <w:rFonts w:ascii="Times New Roman" w:hAnsi="Times New Roman" w:cs="Times New Roman" w:hint="eastAsia"/>
          <w:lang w:eastAsia="zh-CN"/>
        </w:rPr>
        <w:t xml:space="preserve"> (summer </w:t>
      </w:r>
      <w:r w:rsidR="00EC3608" w:rsidRPr="00EC3608">
        <w:rPr>
          <w:rFonts w:ascii="Times New Roman" w:hAnsi="Times New Roman" w:cs="Times New Roman"/>
          <w:lang w:eastAsia="zh-CN"/>
        </w:rPr>
        <w:t>juveniles</w:t>
      </w:r>
      <w:r w:rsidR="00EC3608">
        <w:rPr>
          <w:rFonts w:ascii="Times New Roman" w:hAnsi="Times New Roman" w:cs="Times New Roman" w:hint="eastAsia"/>
          <w:lang w:eastAsia="zh-CN"/>
        </w:rPr>
        <w:t>)</w:t>
      </w:r>
      <w:r w:rsidR="00E13247" w:rsidRPr="00E13247">
        <w:rPr>
          <w:rFonts w:ascii="Times New Roman" w:hAnsi="Times New Roman" w:cs="Times New Roman"/>
          <w:lang w:eastAsia="zh-CN"/>
        </w:rPr>
        <w:t>, then begin an anticipatory reduction from late summer into autumn, reaching a winter minimum</w:t>
      </w:r>
      <w:r w:rsidR="00CB6265">
        <w:rPr>
          <w:rFonts w:ascii="Times New Roman" w:hAnsi="Times New Roman" w:cs="Times New Roman" w:hint="eastAsia"/>
          <w:lang w:eastAsia="zh-CN"/>
        </w:rPr>
        <w:t xml:space="preserve"> (</w:t>
      </w:r>
      <w:r w:rsidR="00EC3608">
        <w:rPr>
          <w:rFonts w:ascii="Times New Roman" w:hAnsi="Times New Roman" w:cs="Times New Roman" w:hint="eastAsia"/>
          <w:lang w:eastAsia="zh-CN"/>
        </w:rPr>
        <w:t xml:space="preserve">winter </w:t>
      </w:r>
      <w:r w:rsidR="00EC3608" w:rsidRPr="00EC3608">
        <w:rPr>
          <w:rFonts w:ascii="Times New Roman" w:hAnsi="Times New Roman" w:cs="Times New Roman"/>
          <w:lang w:eastAsia="zh-CN"/>
        </w:rPr>
        <w:t>juveniles</w:t>
      </w:r>
      <w:r w:rsidR="00CB6265">
        <w:rPr>
          <w:rFonts w:ascii="Times New Roman" w:hAnsi="Times New Roman" w:cs="Times New Roman" w:hint="eastAsia"/>
          <w:lang w:eastAsia="zh-CN"/>
        </w:rPr>
        <w:t>)</w:t>
      </w:r>
      <w:r w:rsidR="00E13247" w:rsidRPr="00E13247">
        <w:rPr>
          <w:rFonts w:ascii="Times New Roman" w:hAnsi="Times New Roman" w:cs="Times New Roman"/>
          <w:lang w:eastAsia="zh-CN"/>
        </w:rPr>
        <w:t>; braincase size commonly shrinks by about 15–20% relative to the first-summer peak, while brain mass declines by roughly 10–26%.</w:t>
      </w:r>
      <w:r w:rsidR="008243EA">
        <w:rPr>
          <w:rFonts w:ascii="Times New Roman" w:hAnsi="Times New Roman" w:cs="Times New Roman" w:hint="eastAsia"/>
          <w:lang w:eastAsia="zh-CN"/>
        </w:rPr>
        <w:t xml:space="preserve"> </w:t>
      </w:r>
      <w:r w:rsidR="008243EA" w:rsidRPr="008243EA">
        <w:rPr>
          <w:rFonts w:ascii="Times New Roman" w:hAnsi="Times New Roman" w:cs="Times New Roman"/>
          <w:lang w:eastAsia="zh-CN"/>
        </w:rPr>
        <w:t xml:space="preserve">With the onset of spring, these traits partially regrow and culminate in a second peak during the second, breeding </w:t>
      </w:r>
      <w:r w:rsidR="00216FDF" w:rsidRPr="008243EA">
        <w:rPr>
          <w:rFonts w:ascii="Times New Roman" w:hAnsi="Times New Roman" w:cs="Times New Roman"/>
          <w:lang w:eastAsia="zh-CN"/>
        </w:rPr>
        <w:t>summer</w:t>
      </w:r>
      <w:r w:rsidR="00216FDF">
        <w:rPr>
          <w:rFonts w:ascii="Times New Roman" w:hAnsi="Times New Roman" w:cs="Times New Roman"/>
          <w:lang w:eastAsia="zh-CN"/>
        </w:rPr>
        <w:t xml:space="preserve"> (</w:t>
      </w:r>
      <w:r w:rsidR="00EC3608">
        <w:rPr>
          <w:rFonts w:ascii="Times New Roman" w:hAnsi="Times New Roman" w:cs="Times New Roman" w:hint="eastAsia"/>
          <w:lang w:eastAsia="zh-CN"/>
        </w:rPr>
        <w:t>summer adult</w:t>
      </w:r>
      <w:r w:rsidR="00EC3608" w:rsidRPr="00EC3608">
        <w:rPr>
          <w:rFonts w:ascii="Times New Roman" w:hAnsi="Times New Roman" w:cs="Times New Roman"/>
          <w:lang w:eastAsia="zh-CN"/>
        </w:rPr>
        <w:t>s</w:t>
      </w:r>
      <w:r w:rsidR="00EC3608">
        <w:rPr>
          <w:rFonts w:ascii="Times New Roman" w:hAnsi="Times New Roman" w:cs="Times New Roman" w:hint="eastAsia"/>
          <w:lang w:eastAsia="zh-CN"/>
        </w:rPr>
        <w:t>)</w:t>
      </w:r>
      <w:r w:rsidR="008243EA" w:rsidRPr="008243EA">
        <w:rPr>
          <w:rFonts w:ascii="Times New Roman" w:hAnsi="Times New Roman" w:cs="Times New Roman"/>
          <w:lang w:eastAsia="zh-CN"/>
        </w:rPr>
        <w:t>, after which senescence follows in this short-lived species</w:t>
      </w:r>
      <w:sdt>
        <w:sdtPr>
          <w:rPr>
            <w:rFonts w:ascii="Times New Roman" w:hAnsi="Times New Roman" w:cs="Times New Roman"/>
            <w:color w:val="000000"/>
            <w:highlight w:val="white"/>
            <w:lang w:eastAsia="zh-CN"/>
          </w:rPr>
          <w:alias w:val="Citation"/>
          <w:tag w:val="{&quot;referencesIds&quot;:[&quot;doc:695e5863a5ca6c16ec85f384&quot;,&quot;doc:695e560690689d25615cced0&quot;,&quot;doc:695e54faad4d4b6c15ca9fe8&quot;],&quot;referencesOptions&quot;:{&quot;doc:695e5863a5ca6c16ec85f384&quot;:{&quot;author&quot;:true,&quot;year&quot;:true,&quot;formatAuthorYear&quot;:false,&quot;pageReplace&quot;:&quot;&quot;,&quot;additionalField&quot;:&quot;&quot;,&quot;additionalValue&quot;:&quot;&quot;,&quot;prefix&quot;:&quot;&quot;,&quot;suffix&quot;:&quot;&quot;},&quot;doc:695e560690689d25615cced0&quot;:{&quot;author&quot;:true,&quot;year&quot;:true,&quot;formatAuthorYear&quot;:false,&quot;pageReplace&quot;:&quot;&quot;,&quot;additionalField&quot;:&quot;&quot;,&quot;additionalValue&quot;:&quot;&quot;,&quot;prefix&quot;:&quot;&quot;,&quot;suffix&quot;:&quot;&quot;},&quot;doc:695e54faad4d4b6c15ca9fe8&quot;:{&quot;author&quot;:true,&quot;year&quot;:true,&quot;formatAuthorYear&quot;:false,&quot;pageReplace&quot;:&quot;&quot;,&quot;additionalField&quot;:&quot;&quot;,&quot;additionalValue&quot;:&quot;&quot;,&quot;prefix&quot;:&quot;&quot;,&quot;suffix&quot;:&quot;&quot;}},&quot;hasBrokenReferences&quot;:false,&quot;hasManualEdits&quot;:false,&quot;isEmpty&quot;:false,&quot;citationType&quot;:&quot;inline&quot;,&quot;id&quot;:-100424110,&quot;citationText&quot;:&quot;&lt;span style=\&quot;font-family:Times New Roman;font-size:14.666666666666666px;color:#000000\&quot;&gt;(Saure, Hyvärinen 1965 705–706, Lázaro et al. 2021 2431–2448, Lázaro et al. 2019 2489)&lt;/span&gt;&quot;}"/>
          <w:id w:val="-100424110"/>
          <w:placeholder>
            <w:docPart w:val="DA50ABCF28264A3EAE820B134F9EF31E"/>
          </w:placeholder>
        </w:sdtPr>
        <w:sdtEndPr/>
        <w:sdtContent>
          <w:ins w:id="57" w:author="Yuanyuan Zeng" w:date="2026-02-10T12:45:00Z" w16du:dateUtc="2026-02-10T11:45:00Z">
            <w:r w:rsidR="000C01F3">
              <w:rPr>
                <w:rFonts w:ascii="Times New Roman" w:hAnsi="Times New Roman" w:cs="Times New Roman"/>
                <w:color w:val="000000"/>
              </w:rPr>
              <w:t>(Saure, Hyvärinen 1965 705–706, Lázaro et al. 2021 2431–2448, Lázaro et al. 2019 2489)</w:t>
            </w:r>
          </w:ins>
          <w:del w:id="58" w:author="Yuanyuan Zeng" w:date="2026-02-10T12:29:00Z" w16du:dateUtc="2026-02-10T11:29:00Z">
            <w:r w:rsidR="00E37628" w:rsidRPr="000C01F3" w:rsidDel="00CB1704">
              <w:rPr>
                <w:rFonts w:ascii="Times New Roman" w:hAnsi="Times New Roman" w:cs="Times New Roman"/>
                <w:color w:val="000000"/>
                <w:highlight w:val="white"/>
                <w:rPrChange w:id="59" w:author="Yuanyuan Zeng" w:date="2026-02-10T12:45:00Z" w16du:dateUtc="2026-02-10T11:45:00Z">
                  <w:rPr>
                    <w:rFonts w:ascii="Times New Roman" w:hAnsi="Times New Roman" w:cs="Times New Roman"/>
                    <w:color w:val="000000"/>
                  </w:rPr>
                </w:rPrChange>
              </w:rPr>
              <w:delText>[4-6]</w:delText>
            </w:r>
          </w:del>
        </w:sdtContent>
      </w:sdt>
      <w:r w:rsidR="008243EA" w:rsidRPr="008243EA">
        <w:rPr>
          <w:rFonts w:ascii="Times New Roman" w:hAnsi="Times New Roman" w:cs="Times New Roman"/>
          <w:lang w:eastAsia="zh-CN"/>
        </w:rPr>
        <w:t>.</w:t>
      </w:r>
      <w:r w:rsidR="00A94E2C">
        <w:rPr>
          <w:rFonts w:ascii="Times New Roman" w:hAnsi="Times New Roman" w:cs="Times New Roman" w:hint="eastAsia"/>
          <w:lang w:eastAsia="zh-CN"/>
        </w:rPr>
        <w:t xml:space="preserve"> </w:t>
      </w:r>
      <w:r w:rsidR="009E0F3E" w:rsidRPr="009E0F3E">
        <w:rPr>
          <w:rFonts w:ascii="Times New Roman" w:hAnsi="Times New Roman" w:cs="Times New Roman"/>
          <w:lang w:eastAsia="zh-CN"/>
        </w:rPr>
        <w:t xml:space="preserve">This cyclical pattern </w:t>
      </w:r>
      <w:r w:rsidR="002506CC">
        <w:rPr>
          <w:rFonts w:ascii="Times New Roman" w:hAnsi="Times New Roman" w:cs="Times New Roman" w:hint="eastAsia"/>
          <w:lang w:eastAsia="zh-CN"/>
        </w:rPr>
        <w:t>is</w:t>
      </w:r>
      <w:r w:rsidR="009E0F3E" w:rsidRPr="009E0F3E">
        <w:rPr>
          <w:rFonts w:ascii="Times New Roman" w:hAnsi="Times New Roman" w:cs="Times New Roman"/>
          <w:lang w:eastAsia="zh-CN"/>
        </w:rPr>
        <w:t xml:space="preserve"> not only </w:t>
      </w:r>
      <w:r w:rsidR="00C34E73">
        <w:rPr>
          <w:rFonts w:ascii="Times New Roman" w:hAnsi="Times New Roman" w:cs="Times New Roman" w:hint="eastAsia"/>
          <w:lang w:eastAsia="zh-CN"/>
        </w:rPr>
        <w:t xml:space="preserve">a reshaping </w:t>
      </w:r>
      <w:r w:rsidR="00EE64A8">
        <w:rPr>
          <w:rFonts w:ascii="Times New Roman" w:hAnsi="Times New Roman" w:cs="Times New Roman" w:hint="eastAsia"/>
          <w:lang w:eastAsia="zh-CN"/>
        </w:rPr>
        <w:t>of the</w:t>
      </w:r>
      <w:r w:rsidR="009E0F3E" w:rsidRPr="009E0F3E">
        <w:rPr>
          <w:rFonts w:ascii="Times New Roman" w:hAnsi="Times New Roman" w:cs="Times New Roman"/>
          <w:lang w:eastAsia="zh-CN"/>
        </w:rPr>
        <w:t xml:space="preserve"> overall body </w:t>
      </w:r>
      <w:r w:rsidR="009578DD" w:rsidRPr="009578DD">
        <w:rPr>
          <w:rFonts w:ascii="Times New Roman" w:hAnsi="Times New Roman" w:cs="Times New Roman"/>
          <w:lang w:eastAsia="zh-CN"/>
        </w:rPr>
        <w:t>appearance</w:t>
      </w:r>
      <w:r w:rsidR="009578DD">
        <w:rPr>
          <w:rFonts w:ascii="Times New Roman" w:hAnsi="Times New Roman" w:cs="Times New Roman" w:hint="eastAsia"/>
          <w:lang w:eastAsia="zh-CN"/>
        </w:rPr>
        <w:t xml:space="preserve"> </w:t>
      </w:r>
      <w:r w:rsidR="009E0F3E" w:rsidRPr="009E0F3E">
        <w:rPr>
          <w:rFonts w:ascii="Times New Roman" w:hAnsi="Times New Roman" w:cs="Times New Roman"/>
          <w:lang w:eastAsia="zh-CN"/>
        </w:rPr>
        <w:t>but also occurs within numerous vital metabolic organs, including the liver</w:t>
      </w:r>
      <w:r w:rsidR="002A3C54">
        <w:rPr>
          <w:rFonts w:ascii="Times New Roman" w:hAnsi="Times New Roman" w:cs="Times New Roman" w:hint="eastAsia"/>
          <w:lang w:eastAsia="zh-CN"/>
        </w:rPr>
        <w:t xml:space="preserve"> and</w:t>
      </w:r>
      <w:r w:rsidR="009E0F3E" w:rsidRPr="009E0F3E">
        <w:rPr>
          <w:rFonts w:ascii="Times New Roman" w:hAnsi="Times New Roman" w:cs="Times New Roman"/>
          <w:lang w:eastAsia="zh-CN"/>
        </w:rPr>
        <w:t xml:space="preserve"> brain</w:t>
      </w:r>
      <w:r w:rsidR="000D710A">
        <w:rPr>
          <w:rFonts w:ascii="Times New Roman" w:hAnsi="Times New Roman" w:cs="Times New Roman" w:hint="eastAsia"/>
          <w:lang w:eastAsia="zh-CN"/>
        </w:rPr>
        <w:t>,</w:t>
      </w:r>
      <w:r w:rsidR="00252357">
        <w:rPr>
          <w:rFonts w:ascii="Times New Roman" w:hAnsi="Times New Roman" w:cs="Times New Roman" w:hint="eastAsia"/>
          <w:lang w:eastAsia="zh-CN"/>
        </w:rPr>
        <w:t xml:space="preserve"> </w:t>
      </w:r>
      <w:r w:rsidR="000D710A">
        <w:rPr>
          <w:rFonts w:ascii="Times New Roman" w:hAnsi="Times New Roman" w:cs="Times New Roman" w:hint="eastAsia"/>
          <w:lang w:eastAsia="zh-CN"/>
        </w:rPr>
        <w:t>and</w:t>
      </w:r>
      <w:r w:rsidR="00A94E2C" w:rsidRPr="00A94E2C">
        <w:rPr>
          <w:rFonts w:ascii="Times New Roman" w:hAnsi="Times New Roman" w:cs="Times New Roman"/>
          <w:lang w:eastAsia="zh-CN"/>
        </w:rPr>
        <w:t xml:space="preserve"> has been hypothesized to </w:t>
      </w:r>
      <w:r w:rsidR="00953645" w:rsidRPr="00953645">
        <w:rPr>
          <w:rFonts w:ascii="Times New Roman" w:hAnsi="Times New Roman" w:cs="Times New Roman"/>
          <w:lang w:eastAsia="zh-CN"/>
        </w:rPr>
        <w:t>reduce the absolute energy expenditure of highly energy-consuming tissues while maintaining year-round activity.</w:t>
      </w:r>
      <w:sdt>
        <w:sdtPr>
          <w:rPr>
            <w:rFonts w:ascii="Times New Roman" w:hAnsi="Times New Roman" w:cs="Times New Roman"/>
            <w:color w:val="000000"/>
            <w:highlight w:val="white"/>
            <w:lang w:eastAsia="zh-CN"/>
          </w:rPr>
          <w:alias w:val="Citation"/>
          <w:tag w:val="{&quot;referencesIds&quot;:[&quot;doc:695e58a69e0ba469be0b6f77&quot;],&quot;referencesOptions&quot;:{&quot;doc:695e58a69e0ba469be0b6f77&quot;:{&quot;author&quot;:true,&quot;year&quot;:true,&quot;formatAuthorYear&quot;:false,&quot;pageReplace&quot;:&quot;&quot;,&quot;additionalField&quot;:&quot;&quot;,&quot;additionalValue&quot;:&quot;&quot;,&quot;prefix&quot;:&quot;&quot;,&quot;suffix&quot;:&quot;&quot;}},&quot;hasBrokenReferences&quot;:false,&quot;hasManualEdits&quot;:false,&quot;isEmpty&quot;:false,&quot;citationType&quot;:&quot;inline&quot;,&quot;id&quot;:1348830011,&quot;citationText&quot;:&quot;&lt;span style=\&quot;font-family:Times New Roman;font-size:14.666666666666666px;color:#000000\&quot;&gt;(Taylor et al. 2013 9–18)&lt;/span&gt;&quot;}"/>
          <w:id w:val="1348830011"/>
          <w:placeholder>
            <w:docPart w:val="F971CE4E7CA0470B8B193259AC5F4A3F"/>
          </w:placeholder>
        </w:sdtPr>
        <w:sdtEndPr/>
        <w:sdtContent>
          <w:ins w:id="60" w:author="Yuanyuan Zeng" w:date="2026-02-10T12:45:00Z" w16du:dateUtc="2026-02-10T11:45:00Z">
            <w:r w:rsidR="000C01F3">
              <w:rPr>
                <w:rFonts w:ascii="Times New Roman" w:hAnsi="Times New Roman" w:cs="Times New Roman"/>
                <w:color w:val="000000"/>
              </w:rPr>
              <w:t>(Taylor et al. 2013 9–18)</w:t>
            </w:r>
          </w:ins>
          <w:del w:id="61" w:author="Yuanyuan Zeng" w:date="2026-02-10T12:29:00Z" w16du:dateUtc="2026-02-10T11:29:00Z">
            <w:r w:rsidR="00E37628" w:rsidRPr="000C01F3" w:rsidDel="00CB1704">
              <w:rPr>
                <w:rFonts w:ascii="Times New Roman" w:hAnsi="Times New Roman" w:cs="Times New Roman"/>
                <w:color w:val="000000"/>
                <w:highlight w:val="white"/>
                <w:rPrChange w:id="62" w:author="Yuanyuan Zeng" w:date="2026-02-10T12:45:00Z" w16du:dateUtc="2026-02-10T11:45:00Z">
                  <w:rPr>
                    <w:rFonts w:ascii="Times New Roman" w:hAnsi="Times New Roman" w:cs="Times New Roman"/>
                    <w:color w:val="000000"/>
                  </w:rPr>
                </w:rPrChange>
              </w:rPr>
              <w:delText>[7]</w:delText>
            </w:r>
          </w:del>
        </w:sdtContent>
      </w:sdt>
      <w:r w:rsidR="00A94E2C" w:rsidRPr="00A94E2C">
        <w:rPr>
          <w:rFonts w:ascii="Times New Roman" w:hAnsi="Times New Roman" w:cs="Times New Roman"/>
          <w:lang w:eastAsia="zh-CN"/>
        </w:rPr>
        <w:t>.</w:t>
      </w:r>
    </w:p>
    <w:p w14:paraId="25F79A4D" w14:textId="79F9CFD1" w:rsidR="00235649" w:rsidRDefault="00EE01B3" w:rsidP="00C824CE">
      <w:pPr>
        <w:pBdr>
          <w:top w:val="nil"/>
          <w:left w:val="nil"/>
          <w:bottom w:val="nil"/>
          <w:right w:val="nil"/>
          <w:between w:val="nil"/>
        </w:pBdr>
        <w:spacing w:after="0"/>
        <w:jc w:val="both"/>
        <w:rPr>
          <w:rFonts w:ascii="Times New Roman" w:hAnsi="Times New Roman" w:cs="Times New Roman"/>
          <w:lang w:eastAsia="zh-CN"/>
        </w:rPr>
      </w:pPr>
      <w:r w:rsidRPr="00EE01B3">
        <w:rPr>
          <w:rFonts w:ascii="Times New Roman" w:hAnsi="Times New Roman" w:cs="Times New Roman"/>
          <w:lang w:eastAsia="zh-CN"/>
        </w:rPr>
        <w:t>Extensive research</w:t>
      </w:r>
      <w:r>
        <w:rPr>
          <w:rFonts w:ascii="Times New Roman" w:hAnsi="Times New Roman" w:cs="Times New Roman" w:hint="eastAsia"/>
          <w:lang w:eastAsia="zh-CN"/>
        </w:rPr>
        <w:t xml:space="preserve"> </w:t>
      </w:r>
      <w:r w:rsidR="00CA5829" w:rsidRPr="00CA5829">
        <w:rPr>
          <w:rFonts w:ascii="Times New Roman" w:hAnsi="Times New Roman" w:cs="Times New Roman"/>
          <w:lang w:eastAsia="zh-CN"/>
        </w:rPr>
        <w:t>indicates</w:t>
      </w:r>
      <w:r w:rsidR="00CA5829">
        <w:rPr>
          <w:rFonts w:ascii="Times New Roman" w:hAnsi="Times New Roman" w:cs="Times New Roman" w:hint="eastAsia"/>
          <w:lang w:eastAsia="zh-CN"/>
        </w:rPr>
        <w:t xml:space="preserve"> </w:t>
      </w:r>
      <w:r w:rsidR="00023E59" w:rsidRPr="00023E59">
        <w:rPr>
          <w:rFonts w:ascii="Times New Roman" w:hAnsi="Times New Roman" w:cs="Times New Roman"/>
          <w:lang w:eastAsia="zh-CN"/>
        </w:rPr>
        <w:t xml:space="preserve">that any phenotype </w:t>
      </w:r>
      <w:r w:rsidR="002527EC" w:rsidRPr="00AA37A5">
        <w:rPr>
          <w:rFonts w:ascii="Times New Roman" w:hAnsi="Times New Roman" w:cs="Times New Roman"/>
          <w:lang w:eastAsia="zh-CN"/>
        </w:rPr>
        <w:t>arises</w:t>
      </w:r>
      <w:r w:rsidR="00AA37A5" w:rsidRPr="00AA37A5">
        <w:rPr>
          <w:rFonts w:ascii="Times New Roman" w:hAnsi="Times New Roman" w:cs="Times New Roman"/>
          <w:lang w:eastAsia="zh-CN"/>
        </w:rPr>
        <w:t xml:space="preserve"> from</w:t>
      </w:r>
      <w:r w:rsidR="00AA37A5">
        <w:rPr>
          <w:rFonts w:ascii="Times New Roman" w:hAnsi="Times New Roman" w:cs="Times New Roman" w:hint="eastAsia"/>
          <w:lang w:eastAsia="zh-CN"/>
        </w:rPr>
        <w:t xml:space="preserve"> </w:t>
      </w:r>
      <w:r w:rsidR="00023E59" w:rsidRPr="00023E59">
        <w:rPr>
          <w:rFonts w:ascii="Times New Roman" w:hAnsi="Times New Roman" w:cs="Times New Roman"/>
          <w:lang w:eastAsia="zh-CN"/>
        </w:rPr>
        <w:t>complex interactions between the influence of the genotype and variations in environmental factors</w:t>
      </w:r>
      <w:sdt>
        <w:sdtPr>
          <w:rPr>
            <w:rFonts w:ascii="Times New Roman" w:hAnsi="Times New Roman" w:cs="Times New Roman"/>
            <w:color w:val="000000"/>
            <w:highlight w:val="white"/>
            <w:lang w:eastAsia="zh-CN"/>
          </w:rPr>
          <w:alias w:val="Citation"/>
          <w:tag w:val="{&quot;referencesIds&quot;:[&quot;doc:695e5e2ba6457b6d8637026f&quot;,&quot;doc:695e5e5fa5ca6c16ec85f4ab&quot;,&quot;doc:695e5e7ea5ca6c16ec85f4b1&quot;],&quot;referencesOptions&quot;:{&quot;doc:695e5e2ba6457b6d8637026f&quot;:{&quot;author&quot;:true,&quot;year&quot;:true,&quot;formatAuthorYear&quot;:false,&quot;pageReplace&quot;:&quot;&quot;,&quot;additionalField&quot;:&quot;&quot;,&quot;additionalValue&quot;:&quot;&quot;,&quot;prefix&quot;:&quot;&quot;,&quot;suffix&quot;:&quot;&quot;},&quot;doc:695e5e5fa5ca6c16ec85f4ab&quot;:{&quot;author&quot;:true,&quot;year&quot;:true,&quot;formatAuthorYear&quot;:false,&quot;pageReplace&quot;:&quot;&quot;,&quot;additionalField&quot;:&quot;&quot;,&quot;additionalValue&quot;:&quot;&quot;,&quot;prefix&quot;:&quot;&quot;,&quot;suffix&quot;:&quot;&quot;},&quot;doc:695e5e7ea5ca6c16ec85f4b1&quot;:{&quot;author&quot;:true,&quot;year&quot;:true,&quot;formatAuthorYear&quot;:false,&quot;pageReplace&quot;:&quot;&quot;,&quot;additionalField&quot;:&quot;&quot;,&quot;additionalValue&quot;:&quot;&quot;,&quot;prefix&quot;:&quot;&quot;,&quot;suffix&quot;:&quot;&quot;}},&quot;hasBrokenReferences&quot;:false,&quot;hasManualEdits&quot;:false,&quot;isEmpty&quot;:false,&quot;citationType&quot;:&quot;inline&quot;,&quot;id&quot;:-351425441,&quot;citationText&quot;:&quot;&lt;span style=\&quot;font-family:Times New Roman;font-size:14.666666666666666px;color:#000000\&quot;&gt;(Plomin et al. 1977 309, Hunter 2005a 287–298, Hunter 2005b 287–298)&lt;/span&gt;&quot;}"/>
          <w:id w:val="-351425441"/>
          <w:placeholder>
            <w:docPart w:val="3716F930F541411581A383E139D5368B"/>
          </w:placeholder>
        </w:sdtPr>
        <w:sdtEndPr/>
        <w:sdtContent>
          <w:ins w:id="63" w:author="Yuanyuan Zeng" w:date="2026-02-10T12:45:00Z" w16du:dateUtc="2026-02-10T11:45:00Z">
            <w:r w:rsidR="000C01F3">
              <w:rPr>
                <w:rFonts w:ascii="Times New Roman" w:hAnsi="Times New Roman" w:cs="Times New Roman"/>
                <w:color w:val="000000"/>
              </w:rPr>
              <w:t>(Plomin et al. 1977 309, Hunter 2005a 287–298, Hunter 2005b 287–298)</w:t>
            </w:r>
          </w:ins>
          <w:del w:id="64" w:author="Yuanyuan Zeng" w:date="2026-02-10T12:29:00Z" w16du:dateUtc="2026-02-10T11:29:00Z">
            <w:r w:rsidR="00E37628" w:rsidRPr="000C01F3" w:rsidDel="00CB1704">
              <w:rPr>
                <w:rFonts w:ascii="Times New Roman" w:hAnsi="Times New Roman" w:cs="Times New Roman"/>
                <w:color w:val="000000"/>
                <w:highlight w:val="white"/>
                <w:rPrChange w:id="65" w:author="Yuanyuan Zeng" w:date="2026-02-10T12:45:00Z" w16du:dateUtc="2026-02-10T11:45:00Z">
                  <w:rPr>
                    <w:rFonts w:ascii="Times New Roman" w:hAnsi="Times New Roman" w:cs="Times New Roman"/>
                    <w:color w:val="000000"/>
                  </w:rPr>
                </w:rPrChange>
              </w:rPr>
              <w:delText>[8-10]</w:delText>
            </w:r>
          </w:del>
        </w:sdtContent>
      </w:sdt>
      <w:r w:rsidR="00023E59" w:rsidRPr="00023E59">
        <w:rPr>
          <w:rFonts w:ascii="Times New Roman" w:hAnsi="Times New Roman" w:cs="Times New Roman"/>
          <w:lang w:eastAsia="zh-CN"/>
        </w:rPr>
        <w:t>.</w:t>
      </w:r>
      <w:r w:rsidR="00CA5829">
        <w:rPr>
          <w:rFonts w:ascii="Times New Roman" w:hAnsi="Times New Roman" w:cs="Times New Roman" w:hint="eastAsia"/>
          <w:lang w:eastAsia="zh-CN"/>
        </w:rPr>
        <w:t xml:space="preserve"> </w:t>
      </w:r>
      <w:r w:rsidR="00235649" w:rsidRPr="00235649">
        <w:rPr>
          <w:rFonts w:ascii="Times New Roman" w:hAnsi="Times New Roman" w:cs="Times New Roman"/>
          <w:lang w:eastAsia="zh-CN"/>
        </w:rPr>
        <w:t xml:space="preserve">Dehnel’s phenomenon </w:t>
      </w:r>
      <w:r w:rsidR="003D3670" w:rsidRPr="003D3670">
        <w:rPr>
          <w:rFonts w:ascii="Times New Roman" w:hAnsi="Times New Roman" w:cs="Times New Roman"/>
          <w:lang w:eastAsia="zh-CN"/>
        </w:rPr>
        <w:t>is not solely driven by environmental factors</w:t>
      </w:r>
      <w:r w:rsidR="00235649" w:rsidRPr="00235649">
        <w:rPr>
          <w:rFonts w:ascii="Times New Roman" w:hAnsi="Times New Roman" w:cs="Times New Roman"/>
          <w:lang w:eastAsia="zh-CN"/>
        </w:rPr>
        <w:t xml:space="preserve"> but likely reflects the integration of external cues with endogenous physiological </w:t>
      </w:r>
      <w:r w:rsidR="00204A0A" w:rsidRPr="00235649">
        <w:rPr>
          <w:rFonts w:ascii="Times New Roman" w:hAnsi="Times New Roman" w:cs="Times New Roman"/>
          <w:lang w:eastAsia="zh-CN"/>
        </w:rPr>
        <w:t>programs</w:t>
      </w:r>
      <w:r w:rsidR="00235649" w:rsidRPr="00235649">
        <w:rPr>
          <w:rFonts w:ascii="Times New Roman" w:hAnsi="Times New Roman" w:cs="Times New Roman"/>
          <w:lang w:eastAsia="zh-CN"/>
        </w:rPr>
        <w:t>, potentially coupled to seasonal regulation of energy balance and metabolic processes in this exceptionally high-metabolism species</w:t>
      </w:r>
      <w:sdt>
        <w:sdtPr>
          <w:rPr>
            <w:rFonts w:ascii="Times New Roman" w:hAnsi="Times New Roman" w:cs="Times New Roman"/>
            <w:color w:val="000000"/>
            <w:highlight w:val="white"/>
            <w:lang w:eastAsia="zh-CN"/>
          </w:rPr>
          <w:alias w:val="Citation"/>
          <w:tag w:val="{&quot;referencesIds&quot;:[&quot;doc:695e54faad4d4b6c15ca9fe8&quot;,&quot;doc:695e6f6a8bfbef24f2d9f479&quot;],&quot;referencesOptions&quot;:{&quot;doc:695e54faad4d4b6c15ca9fe8&quot;:{&quot;author&quot;:true,&quot;year&quot;:true,&quot;formatAuthorYear&quot;:false,&quot;pageReplace&quot;:&quot;&quot;,&quot;additionalField&quot;:&quot;&quot;,&quot;additionalValue&quot;:&quot;&quot;,&quot;prefix&quot;:&quot;&quot;,&quot;suffix&quot;:&quot;&quot;},&quot;doc:695e6f6a8bfbef24f2d9f479&quot;:{&quot;author&quot;:true,&quot;year&quot;:true,&quot;formatAuthorYear&quot;:false,&quot;pageReplace&quot;:&quot;&quot;,&quot;additionalField&quot;:&quot;&quot;,&quot;additionalValue&quot;:&quot;&quot;,&quot;prefix&quot;:&quot;&quot;,&quot;suffix&quot;:&quot;&quot;}},&quot;hasBrokenReferences&quot;:false,&quot;hasManualEdits&quot;:false,&quot;isEmpty&quot;:false,&quot;citationType&quot;:&quot;inline&quot;,&quot;id&quot;:597452234,&quot;citationText&quot;:&quot;&lt;span style=\&quot;font-family:Times New Roman;font-size:14.666666666666666px;color:#000000\&quot;&gt;(Lázaro et al. 2019 2489, Nováková et al. 2022 220652)&lt;/span&gt;&quot;}"/>
          <w:id w:val="597452234"/>
          <w:placeholder>
            <w:docPart w:val="35D2D60A629444E39237F2B22B068B0F"/>
          </w:placeholder>
        </w:sdtPr>
        <w:sdtEndPr/>
        <w:sdtContent>
          <w:ins w:id="66" w:author="Yuanyuan Zeng" w:date="2026-02-10T12:45:00Z" w16du:dateUtc="2026-02-10T11:45:00Z">
            <w:r w:rsidR="000C01F3">
              <w:rPr>
                <w:rFonts w:ascii="Times New Roman" w:hAnsi="Times New Roman" w:cs="Times New Roman"/>
                <w:color w:val="000000"/>
              </w:rPr>
              <w:t>(Lázaro et al. 2019 2489, Nováková et al. 2022 220652)</w:t>
            </w:r>
          </w:ins>
          <w:del w:id="67" w:author="Yuanyuan Zeng" w:date="2026-02-10T12:29:00Z" w16du:dateUtc="2026-02-10T11:29:00Z">
            <w:r w:rsidR="00E37628" w:rsidRPr="000C01F3" w:rsidDel="00CB1704">
              <w:rPr>
                <w:rFonts w:ascii="Times New Roman" w:hAnsi="Times New Roman" w:cs="Times New Roman"/>
                <w:color w:val="000000"/>
                <w:highlight w:val="white"/>
                <w:rPrChange w:id="68" w:author="Yuanyuan Zeng" w:date="2026-02-10T12:45:00Z" w16du:dateUtc="2026-02-10T11:45:00Z">
                  <w:rPr>
                    <w:rFonts w:ascii="Times New Roman" w:hAnsi="Times New Roman" w:cs="Times New Roman"/>
                    <w:color w:val="000000"/>
                  </w:rPr>
                </w:rPrChange>
              </w:rPr>
              <w:delText>[6,11]</w:delText>
            </w:r>
          </w:del>
        </w:sdtContent>
      </w:sdt>
      <w:r w:rsidR="00235649" w:rsidRPr="00235649">
        <w:rPr>
          <w:rFonts w:ascii="Times New Roman" w:hAnsi="Times New Roman" w:cs="Times New Roman"/>
          <w:lang w:eastAsia="zh-CN"/>
        </w:rPr>
        <w:t>.</w:t>
      </w:r>
      <w:r w:rsidR="00A5428C">
        <w:rPr>
          <w:rFonts w:ascii="Times New Roman" w:hAnsi="Times New Roman" w:cs="Times New Roman" w:hint="eastAsia"/>
          <w:lang w:eastAsia="zh-CN"/>
        </w:rPr>
        <w:t xml:space="preserve"> </w:t>
      </w:r>
      <w:r w:rsidR="00925B31" w:rsidRPr="00925B31">
        <w:rPr>
          <w:rFonts w:ascii="Times New Roman" w:hAnsi="Times New Roman" w:cs="Times New Roman"/>
          <w:lang w:eastAsia="zh-CN"/>
        </w:rPr>
        <w:t xml:space="preserve">The brain is the most energetically demanding </w:t>
      </w:r>
      <w:r w:rsidR="00494FAD" w:rsidRPr="00925B31">
        <w:rPr>
          <w:rFonts w:ascii="Times New Roman" w:hAnsi="Times New Roman" w:cs="Times New Roman"/>
          <w:lang w:eastAsia="zh-CN"/>
        </w:rPr>
        <w:t>organ</w:t>
      </w:r>
      <w:r w:rsidR="00925B31" w:rsidRPr="00925B31">
        <w:rPr>
          <w:rFonts w:ascii="Times New Roman" w:hAnsi="Times New Roman" w:cs="Times New Roman"/>
          <w:lang w:eastAsia="zh-CN"/>
        </w:rPr>
        <w:t xml:space="preserve"> and simultaneously serves as </w:t>
      </w:r>
      <w:r w:rsidR="009E6E6F" w:rsidRPr="009E6E6F">
        <w:rPr>
          <w:rFonts w:ascii="Times New Roman" w:hAnsi="Times New Roman" w:cs="Times New Roman"/>
          <w:lang w:eastAsia="zh-CN"/>
        </w:rPr>
        <w:t>the central regulator of systemic energy homeostasis</w:t>
      </w:r>
      <w:sdt>
        <w:sdtPr>
          <w:rPr>
            <w:rFonts w:ascii="Times New Roman" w:hAnsi="Times New Roman" w:cs="Times New Roman"/>
            <w:color w:val="000000"/>
            <w:highlight w:val="white"/>
            <w:lang w:eastAsia="zh-CN"/>
          </w:rPr>
          <w:alias w:val="Citation"/>
          <w:tag w:val="{&quot;referencesIds&quot;:[&quot;doc:695e840be7d01521dcb9d517&quot;,&quot;doc:695e8437ef46072363810045&quot;],&quot;referencesOptions&quot;:{&quot;doc:695e840be7d01521dcb9d517&quot;:{&quot;author&quot;:true,&quot;year&quot;:true,&quot;formatAuthorYear&quot;:false,&quot;pageReplace&quot;:&quot;&quot;,&quot;additionalField&quot;:&quot;&quot;,&quot;additionalValue&quot;:&quot;&quot;,&quot;prefix&quot;:&quot;&quot;,&quot;suffix&quot;:&quot;&quot;},&quot;doc:695e8437ef46072363810045&quot;:{&quot;author&quot;:true,&quot;year&quot;:true,&quot;formatAuthorYear&quot;:false,&quot;pageReplace&quot;:&quot;&quot;,&quot;additionalField&quot;:&quot;&quot;,&quot;additionalValue&quot;:&quot;&quot;,&quot;prefix&quot;:&quot;&quot;,&quot;suffix&quot;:&quot;&quot;}},&quot;hasBrokenReferences&quot;:false,&quot;hasManualEdits&quot;:false,&quot;isEmpty&quot;:false,&quot;citationType&quot;:&quot;inline&quot;,&quot;id&quot;:1519590555,&quot;citationText&quot;:&quot;&lt;span style=\&quot;font-family:Times New Roman;font-size:14.666666666666666px;color:#000000\&quot;&gt;(Roh et al. 2016 e216, Schwartz et al. 2000 661–671)&lt;/span&gt;&quot;}"/>
          <w:id w:val="1519590555"/>
          <w:placeholder>
            <w:docPart w:val="792180847B4E4E5AABFAF4216D601C48"/>
          </w:placeholder>
        </w:sdtPr>
        <w:sdtEndPr/>
        <w:sdtContent>
          <w:ins w:id="69" w:author="Yuanyuan Zeng" w:date="2026-02-10T12:45:00Z" w16du:dateUtc="2026-02-10T11:45:00Z">
            <w:r w:rsidR="000C01F3">
              <w:rPr>
                <w:rFonts w:ascii="Times New Roman" w:hAnsi="Times New Roman" w:cs="Times New Roman"/>
                <w:color w:val="000000"/>
              </w:rPr>
              <w:t>(Roh et al. 2016 e216, Schwartz et al. 2000 661–671)</w:t>
            </w:r>
          </w:ins>
          <w:del w:id="70" w:author="Yuanyuan Zeng" w:date="2026-02-10T12:29:00Z" w16du:dateUtc="2026-02-10T11:29:00Z">
            <w:r w:rsidR="00E37628" w:rsidRPr="000C01F3" w:rsidDel="00CB1704">
              <w:rPr>
                <w:rFonts w:ascii="Times New Roman" w:hAnsi="Times New Roman" w:cs="Times New Roman"/>
                <w:color w:val="000000"/>
                <w:highlight w:val="white"/>
                <w:rPrChange w:id="71" w:author="Yuanyuan Zeng" w:date="2026-02-10T12:45:00Z" w16du:dateUtc="2026-02-10T11:45:00Z">
                  <w:rPr>
                    <w:rFonts w:ascii="Times New Roman" w:hAnsi="Times New Roman" w:cs="Times New Roman"/>
                    <w:color w:val="000000"/>
                  </w:rPr>
                </w:rPrChange>
              </w:rPr>
              <w:delText>[12,13]</w:delText>
            </w:r>
          </w:del>
        </w:sdtContent>
      </w:sdt>
      <w:r w:rsidR="00925B31" w:rsidRPr="00925B31">
        <w:rPr>
          <w:rFonts w:ascii="Times New Roman" w:hAnsi="Times New Roman" w:cs="Times New Roman"/>
          <w:lang w:eastAsia="zh-CN"/>
        </w:rPr>
        <w:t>, whereas the liver acts as a metabolic hub that buffers seasonal fluctuations by controlling lipid and amino-acid utilization, gluconeogenesis, and systemic fuel supply</w:t>
      </w:r>
      <w:sdt>
        <w:sdtPr>
          <w:rPr>
            <w:rFonts w:ascii="Times New Roman" w:hAnsi="Times New Roman" w:cs="Times New Roman"/>
            <w:color w:val="000000"/>
            <w:highlight w:val="white"/>
            <w:lang w:eastAsia="zh-CN"/>
          </w:rPr>
          <w:alias w:val="Citation"/>
          <w:tag w:val="{&quot;referencesIds&quot;:[&quot;doc:695e8478ef46072363810047&quot;,&quot;doc:695e848ed843563af2635931&quot;],&quot;referencesOptions&quot;:{&quot;doc:695e8478ef46072363810047&quot;:{&quot;author&quot;:true,&quot;year&quot;:true,&quot;formatAuthorYear&quot;:false,&quot;pageReplace&quot;:&quot;&quot;,&quot;additionalField&quot;:&quot;&quot;,&quot;additionalValue&quot;:&quot;&quot;,&quot;prefix&quot;:&quot;&quot;,&quot;suffix&quot;:&quot;&quot;},&quot;doc:695e848ed843563af2635931&quot;:{&quot;author&quot;:true,&quot;year&quot;:true,&quot;formatAuthorYear&quot;:false,&quot;pageReplace&quot;:&quot;&quot;,&quot;additionalField&quot;:&quot;&quot;,&quot;additionalValue&quot;:&quot;&quot;,&quot;prefix&quot;:&quot;&quot;,&quot;suffix&quot;:&quot;&quot;}},&quot;hasBrokenReferences&quot;:false,&quot;hasManualEdits&quot;:false,&quot;isEmpty&quot;:false,&quot;citationType&quot;:&quot;inline&quot;,&quot;id&quot;:1045188095,&quot;citationText&quot;:&quot;&lt;span style=\&quot;font-family:Times New Roman;font-size:14.666666666666666px;color:#000000\&quot;&gt;(Paulusma et al. 2022 115074, Geisler et al. 2016 62)&lt;/span&gt;&quot;}"/>
          <w:id w:val="1045188095"/>
          <w:placeholder>
            <w:docPart w:val="B824E51B0657481C8FFAAAA468ED5CD6"/>
          </w:placeholder>
        </w:sdtPr>
        <w:sdtEndPr/>
        <w:sdtContent>
          <w:ins w:id="72" w:author="Yuanyuan Zeng" w:date="2026-02-10T12:45:00Z" w16du:dateUtc="2026-02-10T11:45:00Z">
            <w:r w:rsidR="000C01F3">
              <w:rPr>
                <w:rFonts w:ascii="Times New Roman" w:hAnsi="Times New Roman" w:cs="Times New Roman"/>
                <w:color w:val="000000"/>
              </w:rPr>
              <w:t>(Paulusma et al. 2022 115074, Geisler et al. 2016 62)</w:t>
            </w:r>
          </w:ins>
          <w:del w:id="73" w:author="Yuanyuan Zeng" w:date="2026-02-10T12:29:00Z" w16du:dateUtc="2026-02-10T11:29:00Z">
            <w:r w:rsidR="00E37628" w:rsidRPr="000C01F3" w:rsidDel="00CB1704">
              <w:rPr>
                <w:rFonts w:ascii="Times New Roman" w:hAnsi="Times New Roman" w:cs="Times New Roman"/>
                <w:color w:val="000000"/>
                <w:highlight w:val="white"/>
                <w:rPrChange w:id="74" w:author="Yuanyuan Zeng" w:date="2026-02-10T12:45:00Z" w16du:dateUtc="2026-02-10T11:45:00Z">
                  <w:rPr>
                    <w:rFonts w:ascii="Times New Roman" w:hAnsi="Times New Roman" w:cs="Times New Roman"/>
                    <w:color w:val="000000"/>
                  </w:rPr>
                </w:rPrChange>
              </w:rPr>
              <w:delText>[14,15]</w:delText>
            </w:r>
          </w:del>
        </w:sdtContent>
      </w:sdt>
      <w:r w:rsidR="00925B31" w:rsidRPr="00925B31">
        <w:rPr>
          <w:rFonts w:ascii="Times New Roman" w:hAnsi="Times New Roman" w:cs="Times New Roman"/>
          <w:lang w:eastAsia="zh-CN"/>
        </w:rPr>
        <w:t>.</w:t>
      </w:r>
      <w:r w:rsidR="00830AC4">
        <w:rPr>
          <w:rFonts w:ascii="Times New Roman" w:hAnsi="Times New Roman" w:cs="Times New Roman" w:hint="eastAsia"/>
          <w:lang w:eastAsia="zh-CN"/>
        </w:rPr>
        <w:t xml:space="preserve"> </w:t>
      </w:r>
      <w:r w:rsidR="00494FAD" w:rsidRPr="00494FAD">
        <w:rPr>
          <w:rFonts w:ascii="Times New Roman" w:hAnsi="Times New Roman" w:cs="Times New Roman"/>
          <w:lang w:eastAsia="zh-CN"/>
        </w:rPr>
        <w:t>Multiple liver transcriptomic studies on mammalian hibernation mechanisms reveal that genes involved in fatty acid synthesis are generally downregulated during winter, whereas those associated with fatty acid catabolism exhibit the opposite trend</w:t>
      </w:r>
      <w:sdt>
        <w:sdtPr>
          <w:rPr>
            <w:rFonts w:ascii="Times New Roman" w:hAnsi="Times New Roman" w:cs="Times New Roman"/>
            <w:color w:val="000000"/>
            <w:highlight w:val="white"/>
            <w:lang w:eastAsia="zh-CN"/>
          </w:rPr>
          <w:alias w:val="Citation"/>
          <w:tag w:val="{&quot;referencesIds&quot;:[&quot;doc:695e8374ad4d4b6c15caa6d9&quot;,&quot;doc:695e83c001559f087b3fdee6&quot;,&quot;doc:695e83a7ef4607236381003a&quot;],&quot;referencesOptions&quot;:{&quot;doc:695e8374ad4d4b6c15caa6d9&quot;:{&quot;author&quot;:true,&quot;year&quot;:true,&quot;formatAuthorYear&quot;:false,&quot;pageReplace&quot;:&quot;&quot;,&quot;additionalField&quot;:&quot;&quot;,&quot;additionalValue&quot;:&quot;&quot;,&quot;prefix&quot;:&quot;&quot;,&quot;suffix&quot;:&quot;&quot;},&quot;doc:695e83c001559f087b3fdee6&quot;:{&quot;author&quot;:true,&quot;year&quot;:true,&quot;formatAuthorYear&quot;:false,&quot;pageReplace&quot;:&quot;&quot;,&quot;additionalField&quot;:&quot;&quot;,&quot;additionalValue&quot;:&quot;&quot;,&quot;prefix&quot;:&quot;&quot;,&quot;suffix&quot;:&quot;&quot;},&quot;doc:695e83a7ef4607236381003a&quot;:{&quot;author&quot;:true,&quot;year&quot;:true,&quot;formatAuthorYear&quot;:false,&quot;pageReplace&quot;:&quot;&quot;,&quot;additionalField&quot;:&quot;&quot;,&quot;additionalValue&quot;:&quot;&quot;,&quot;prefix&quot;:&quot;&quot;,&quot;suffix&quot;:&quot;&quot;}},&quot;hasBrokenReferences&quot;:false,&quot;hasManualEdits&quot;:false,&quot;isEmpty&quot;:false,&quot;citationType&quot;:&quot;inline&quot;,&quot;id&quot;:-884563386,&quot;citationText&quot;:&quot;&lt;span style=\&quot;font-family:Times New Roman;font-size:14.666666666666666px;color:#000000\&quot;&gt;(Jansen et al. 2019 336, Zhang, J. et al. 2021 32–49, Bai et al. 2019 519–530)&lt;/span&gt;&quot;}"/>
          <w:id w:val="-884563386"/>
          <w:placeholder>
            <w:docPart w:val="436AE0A7FD6F42499329E45541151A85"/>
          </w:placeholder>
        </w:sdtPr>
        <w:sdtEndPr/>
        <w:sdtContent>
          <w:ins w:id="75" w:author="Yuanyuan Zeng" w:date="2026-02-10T12:45:00Z" w16du:dateUtc="2026-02-10T11:45:00Z">
            <w:r w:rsidR="000C01F3">
              <w:rPr>
                <w:rFonts w:ascii="Times New Roman" w:hAnsi="Times New Roman" w:cs="Times New Roman"/>
                <w:color w:val="000000"/>
              </w:rPr>
              <w:t>(Jansen et al. 2019 336, Zhang, J. et al. 2021 32–49, Bai et al. 2019 519–530)</w:t>
            </w:r>
          </w:ins>
          <w:del w:id="76" w:author="Yuanyuan Zeng" w:date="2026-02-10T12:29:00Z" w16du:dateUtc="2026-02-10T11:29:00Z">
            <w:r w:rsidR="00E37628" w:rsidRPr="000C01F3" w:rsidDel="00CB1704">
              <w:rPr>
                <w:rFonts w:ascii="Times New Roman" w:hAnsi="Times New Roman" w:cs="Times New Roman"/>
                <w:color w:val="000000"/>
                <w:highlight w:val="white"/>
                <w:rPrChange w:id="77" w:author="Yuanyuan Zeng" w:date="2026-02-10T12:45:00Z" w16du:dateUtc="2026-02-10T11:45:00Z">
                  <w:rPr>
                    <w:rFonts w:ascii="Times New Roman" w:hAnsi="Times New Roman" w:cs="Times New Roman"/>
                    <w:color w:val="000000"/>
                  </w:rPr>
                </w:rPrChange>
              </w:rPr>
              <w:delText>[16-18]</w:delText>
            </w:r>
          </w:del>
        </w:sdtContent>
      </w:sdt>
      <w:r w:rsidR="00494FAD" w:rsidRPr="00494FAD">
        <w:rPr>
          <w:rFonts w:ascii="Times New Roman" w:hAnsi="Times New Roman" w:cs="Times New Roman"/>
          <w:lang w:eastAsia="zh-CN"/>
        </w:rPr>
        <w:t xml:space="preserve">. </w:t>
      </w:r>
      <w:r w:rsidR="00837EDA" w:rsidRPr="00837EDA">
        <w:rPr>
          <w:rFonts w:ascii="Times New Roman" w:hAnsi="Times New Roman" w:cs="Times New Roman"/>
          <w:lang w:eastAsia="zh-CN"/>
        </w:rPr>
        <w:t>A stable-isotope diet-switch analysis of S</w:t>
      </w:r>
      <w:r w:rsidR="00837EDA">
        <w:rPr>
          <w:rFonts w:ascii="Times New Roman" w:hAnsi="Times New Roman" w:cs="Times New Roman" w:hint="eastAsia"/>
          <w:lang w:eastAsia="zh-CN"/>
        </w:rPr>
        <w:t>hrew</w:t>
      </w:r>
      <w:r w:rsidR="00837EDA" w:rsidRPr="00837EDA">
        <w:rPr>
          <w:rFonts w:ascii="Times New Roman" w:hAnsi="Times New Roman" w:cs="Times New Roman"/>
          <w:lang w:eastAsia="zh-CN"/>
        </w:rPr>
        <w:t xml:space="preserve"> revealed peak fat turnover at </w:t>
      </w:r>
      <w:r w:rsidR="00556250" w:rsidRPr="00837EDA">
        <w:rPr>
          <w:rFonts w:ascii="Times New Roman" w:hAnsi="Times New Roman" w:cs="Times New Roman"/>
          <w:lang w:eastAsia="zh-CN"/>
        </w:rPr>
        <w:t>the</w:t>
      </w:r>
      <w:r w:rsidR="00837EDA" w:rsidRPr="00837EDA">
        <w:rPr>
          <w:rFonts w:ascii="Times New Roman" w:hAnsi="Times New Roman" w:cs="Times New Roman"/>
          <w:lang w:eastAsia="zh-CN"/>
        </w:rPr>
        <w:t xml:space="preserve"> </w:t>
      </w:r>
      <w:r w:rsidR="00556250">
        <w:rPr>
          <w:rFonts w:ascii="Times New Roman" w:hAnsi="Times New Roman" w:cs="Times New Roman" w:hint="eastAsia"/>
          <w:lang w:eastAsia="zh-CN"/>
        </w:rPr>
        <w:t xml:space="preserve">winter </w:t>
      </w:r>
      <w:r w:rsidR="00837EDA" w:rsidRPr="00837EDA">
        <w:rPr>
          <w:rFonts w:ascii="Times New Roman" w:hAnsi="Times New Roman" w:cs="Times New Roman"/>
          <w:lang w:eastAsia="zh-CN"/>
        </w:rPr>
        <w:t xml:space="preserve">minimum, with faster turnover than in summer juveniles, </w:t>
      </w:r>
      <w:r w:rsidR="00F918DC" w:rsidRPr="00F918DC">
        <w:rPr>
          <w:rFonts w:ascii="Times New Roman" w:hAnsi="Times New Roman" w:cs="Times New Roman"/>
          <w:lang w:eastAsia="zh-CN"/>
        </w:rPr>
        <w:t>indicat</w:t>
      </w:r>
      <w:r w:rsidR="00F918DC">
        <w:rPr>
          <w:rFonts w:ascii="Times New Roman" w:hAnsi="Times New Roman" w:cs="Times New Roman" w:hint="eastAsia"/>
          <w:lang w:eastAsia="zh-CN"/>
        </w:rPr>
        <w:t>ing</w:t>
      </w:r>
      <w:r w:rsidR="00F918DC" w:rsidRPr="00F918DC">
        <w:rPr>
          <w:rFonts w:ascii="Times New Roman" w:hAnsi="Times New Roman" w:cs="Times New Roman"/>
          <w:lang w:eastAsia="zh-CN"/>
        </w:rPr>
        <w:t xml:space="preserve"> they also rely extensively on</w:t>
      </w:r>
      <w:r w:rsidR="00590C09" w:rsidRPr="00590C09">
        <w:rPr>
          <w:rFonts w:ascii="Times New Roman" w:hAnsi="Times New Roman" w:cs="Times New Roman"/>
          <w:lang w:eastAsia="zh-CN"/>
        </w:rPr>
        <w:t xml:space="preserve"> energy derived from lipids</w:t>
      </w:r>
      <w:r w:rsidR="00F57C52">
        <w:rPr>
          <w:rFonts w:ascii="Times New Roman" w:hAnsi="Times New Roman" w:cs="Times New Roman" w:hint="eastAsia"/>
          <w:lang w:eastAsia="zh-CN"/>
        </w:rPr>
        <w:t xml:space="preserve"> in winter</w:t>
      </w:r>
      <w:sdt>
        <w:sdtPr>
          <w:rPr>
            <w:rFonts w:ascii="Times New Roman" w:hAnsi="Times New Roman" w:cs="Times New Roman" w:hint="eastAsia"/>
            <w:color w:val="000000"/>
            <w:highlight w:val="white"/>
            <w:lang w:eastAsia="zh-CN"/>
          </w:rPr>
          <w:alias w:val="Citation"/>
          <w:tag w:val="{&quot;referencesIds&quot;:[&quot;doc:695e855118640b6bad49b8c8&quot;],&quot;referencesOptions&quot;:{&quot;doc:695e855118640b6bad49b8c8&quot;:{&quot;author&quot;:true,&quot;year&quot;:true,&quot;formatAuthorYear&quot;:false,&quot;pageReplace&quot;:&quot;&quot;,&quot;additionalField&quot;:&quot;&quot;,&quot;additionalValue&quot;:&quot;&quot;,&quot;prefix&quot;:&quot;&quot;,&quot;suffix&quot;:&quot;&quot;}},&quot;hasBrokenReferences&quot;:false,&quot;hasManualEdits&quot;:false,&quot;isEmpty&quot;:false,&quot;citationType&quot;:&quot;inline&quot;,&quot;id&quot;:-1776853757,&quot;citationText&quot;:&quot;&lt;span style=\&quot;font-family:Times New Roman;font-size:14.666666666666666px;color:#000000\&quot;&gt;(Keicher et al. 2017 2834–2841)&lt;/span&gt;&quot;}"/>
          <w:id w:val="-1776853757"/>
          <w:placeholder>
            <w:docPart w:val="0D0850BA03B34DE08FAC785F320E4363"/>
          </w:placeholder>
        </w:sdtPr>
        <w:sdtEndPr/>
        <w:sdtContent>
          <w:ins w:id="78" w:author="Yuanyuan Zeng" w:date="2026-02-10T12:45:00Z" w16du:dateUtc="2026-02-10T11:45:00Z">
            <w:r w:rsidR="000C01F3">
              <w:rPr>
                <w:rFonts w:ascii="Times New Roman" w:hAnsi="Times New Roman" w:cs="Times New Roman"/>
                <w:color w:val="000000"/>
              </w:rPr>
              <w:t>(Keicher et al. 2017 2834–2841)</w:t>
            </w:r>
          </w:ins>
          <w:del w:id="79" w:author="Yuanyuan Zeng" w:date="2026-02-10T12:29:00Z" w16du:dateUtc="2026-02-10T11:29:00Z">
            <w:r w:rsidR="00E37628" w:rsidRPr="000C01F3" w:rsidDel="00CB1704">
              <w:rPr>
                <w:rFonts w:ascii="Times New Roman" w:hAnsi="Times New Roman" w:cs="Times New Roman"/>
                <w:color w:val="000000"/>
                <w:highlight w:val="white"/>
                <w:rPrChange w:id="80" w:author="Yuanyuan Zeng" w:date="2026-02-10T12:45:00Z" w16du:dateUtc="2026-02-10T11:45:00Z">
                  <w:rPr>
                    <w:rFonts w:ascii="Times New Roman" w:hAnsi="Times New Roman" w:cs="Times New Roman"/>
                    <w:color w:val="000000"/>
                  </w:rPr>
                </w:rPrChange>
              </w:rPr>
              <w:delText>[19]</w:delText>
            </w:r>
          </w:del>
        </w:sdtContent>
      </w:sdt>
      <w:r w:rsidR="00F57C52">
        <w:rPr>
          <w:rFonts w:ascii="Times New Roman" w:hAnsi="Times New Roman" w:cs="Times New Roman" w:hint="eastAsia"/>
          <w:lang w:eastAsia="zh-CN"/>
        </w:rPr>
        <w:t xml:space="preserve">. </w:t>
      </w:r>
      <w:r w:rsidR="001F2EC4" w:rsidRPr="001F2EC4">
        <w:rPr>
          <w:rFonts w:ascii="Times New Roman" w:hAnsi="Times New Roman" w:cs="Times New Roman"/>
          <w:lang w:eastAsia="zh-CN"/>
        </w:rPr>
        <w:t xml:space="preserve">Furthermore, </w:t>
      </w:r>
      <w:commentRangeStart w:id="81"/>
      <w:r w:rsidR="001F2EC4" w:rsidRPr="001F2EC4">
        <w:rPr>
          <w:rFonts w:ascii="Times New Roman" w:hAnsi="Times New Roman" w:cs="Times New Roman"/>
          <w:lang w:eastAsia="zh-CN"/>
        </w:rPr>
        <w:t>William et al</w:t>
      </w:r>
      <w:commentRangeEnd w:id="81"/>
      <w:r w:rsidR="003A2AF9" w:rsidRPr="001F2EC4">
        <w:rPr>
          <w:rStyle w:val="CommentReference"/>
          <w:rFonts w:ascii="Times New Roman" w:hAnsi="Times New Roman" w:cs="Times New Roman"/>
          <w:sz w:val="22"/>
          <w:szCs w:val="22"/>
          <w:lang w:eastAsia="zh-CN"/>
        </w:rPr>
        <w:commentReference w:id="81"/>
      </w:r>
      <w:r w:rsidR="001F2EC4" w:rsidRPr="001F2EC4">
        <w:rPr>
          <w:rFonts w:ascii="Times New Roman" w:hAnsi="Times New Roman" w:cs="Times New Roman"/>
          <w:lang w:eastAsia="zh-CN"/>
        </w:rPr>
        <w:t>. conducted a comprehensive multi-omics integrated analysis of the brains and livers of shrews during the atrophic phase (from summer juvenile to winter juvenile), similarly validating the upregulation of fatty acid metabolism and proposing the central role of FOXO signaling</w:t>
      </w:r>
      <w:sdt>
        <w:sdtPr>
          <w:rPr>
            <w:rFonts w:ascii="Times New Roman" w:hAnsi="Times New Roman" w:cs="Times New Roman"/>
            <w:color w:val="000000"/>
            <w:highlight w:val="white"/>
            <w:lang w:eastAsia="zh-CN"/>
          </w:rPr>
          <w:alias w:val="Citation"/>
          <w:tag w:val="{&quot;referencesIds&quot;:[&quot;doc:695e89ca01559f087b3fdf97&quot;],&quot;referencesOptions&quot;:{&quot;doc:695e89ca01559f087b3fdf97&quot;:{&quot;author&quot;:true,&quot;year&quot;:true,&quot;formatAuthorYear&quot;:false,&quot;pageReplace&quot;:&quot;&quot;,&quot;additionalField&quot;:&quot;&quot;,&quot;additionalValue&quot;:&quot;&quot;,&quot;prefix&quot;:&quot;&quot;,&quot;suffix&quot;:&quot;&quot;}},&quot;hasBrokenReferences&quot;:false,&quot;hasManualEdits&quot;:false,&quot;isEmpty&quot;:false,&quot;citationType&quot;:&quot;inline&quot;,&quot;id&quot;:285858881,&quot;citationText&quot;:&quot;&lt;span style=\&quot;font-family:Times New Roman;font-size:14.666666666666666px;color:#000000\&quot;&gt;(Thomas et al. 2025 61–70)&lt;/span&gt;&quot;}"/>
          <w:id w:val="285858881"/>
          <w:placeholder>
            <w:docPart w:val="795E886F3A4B44989B22B4A8E0DA1743"/>
          </w:placeholder>
        </w:sdtPr>
        <w:sdtEndPr/>
        <w:sdtContent>
          <w:ins w:id="82" w:author="Yuanyuan Zeng" w:date="2026-02-10T12:45:00Z" w16du:dateUtc="2026-02-10T11:45:00Z">
            <w:r w:rsidR="000C01F3">
              <w:rPr>
                <w:rFonts w:ascii="Times New Roman" w:hAnsi="Times New Roman" w:cs="Times New Roman"/>
                <w:color w:val="000000"/>
              </w:rPr>
              <w:t>(Thomas et al. 2025 61–70)</w:t>
            </w:r>
          </w:ins>
          <w:del w:id="83" w:author="Yuanyuan Zeng" w:date="2026-02-10T12:29:00Z" w16du:dateUtc="2026-02-10T11:29:00Z">
            <w:r w:rsidR="00E37628" w:rsidRPr="000C01F3" w:rsidDel="00CB1704">
              <w:rPr>
                <w:rFonts w:ascii="Times New Roman" w:hAnsi="Times New Roman" w:cs="Times New Roman"/>
                <w:color w:val="000000"/>
                <w:highlight w:val="white"/>
                <w:rPrChange w:id="84" w:author="Yuanyuan Zeng" w:date="2026-02-10T12:45:00Z" w16du:dateUtc="2026-02-10T11:45:00Z">
                  <w:rPr>
                    <w:rFonts w:ascii="Times New Roman" w:hAnsi="Times New Roman" w:cs="Times New Roman"/>
                    <w:color w:val="000000"/>
                  </w:rPr>
                </w:rPrChange>
              </w:rPr>
              <w:delText>[20]</w:delText>
            </w:r>
          </w:del>
        </w:sdtContent>
      </w:sdt>
      <w:r w:rsidR="001F2EC4" w:rsidRPr="001F2EC4">
        <w:rPr>
          <w:rFonts w:ascii="Times New Roman" w:hAnsi="Times New Roman" w:cs="Times New Roman"/>
          <w:lang w:eastAsia="zh-CN"/>
        </w:rPr>
        <w:t>.</w:t>
      </w:r>
      <w:r w:rsidR="00916542">
        <w:rPr>
          <w:rFonts w:ascii="Times New Roman" w:hAnsi="Times New Roman" w:cs="Times New Roman" w:hint="eastAsia"/>
          <w:lang w:eastAsia="zh-CN"/>
        </w:rPr>
        <w:t xml:space="preserve"> </w:t>
      </w:r>
      <w:r w:rsidR="005B7217" w:rsidRPr="005B7217">
        <w:rPr>
          <w:rFonts w:ascii="Times New Roman" w:hAnsi="Times New Roman" w:cs="Times New Roman"/>
          <w:lang w:eastAsia="zh-CN"/>
        </w:rPr>
        <w:t xml:space="preserve">However, the molecular and metabolic regulatory mechanisms governing the entire life cycle of shrews remain poorly understood, particularly the coordination between the </w:t>
      </w:r>
      <w:r w:rsidR="00E3617A" w:rsidRPr="005B7217">
        <w:rPr>
          <w:rFonts w:ascii="Times New Roman" w:hAnsi="Times New Roman" w:cs="Times New Roman"/>
          <w:lang w:eastAsia="zh-CN"/>
        </w:rPr>
        <w:t>brain and</w:t>
      </w:r>
      <w:r w:rsidR="005B7217" w:rsidRPr="005B7217">
        <w:rPr>
          <w:rFonts w:ascii="Times New Roman" w:hAnsi="Times New Roman" w:cs="Times New Roman"/>
          <w:lang w:eastAsia="zh-CN"/>
        </w:rPr>
        <w:t xml:space="preserve"> the liver.</w:t>
      </w:r>
    </w:p>
    <w:p w14:paraId="35AA01FE" w14:textId="1E64BE80" w:rsidR="003F1F85" w:rsidRPr="001A4F5D" w:rsidRDefault="00E3617A" w:rsidP="003F1F85">
      <w:pPr>
        <w:pBdr>
          <w:top w:val="nil"/>
          <w:left w:val="nil"/>
          <w:bottom w:val="nil"/>
          <w:right w:val="nil"/>
          <w:between w:val="nil"/>
        </w:pBdr>
        <w:spacing w:after="0"/>
        <w:jc w:val="both"/>
        <w:rPr>
          <w:rFonts w:ascii="Times New Roman" w:hAnsi="Times New Roman" w:cs="Times New Roman"/>
          <w:lang w:eastAsia="zh-CN"/>
        </w:rPr>
      </w:pPr>
      <w:r w:rsidRPr="00E3617A">
        <w:rPr>
          <w:rFonts w:ascii="Times New Roman" w:hAnsi="Times New Roman" w:cs="Times New Roman"/>
          <w:lang w:eastAsia="zh-CN"/>
        </w:rPr>
        <w:t xml:space="preserve">To further investigate the dynamic molecular mechanisms underlying the shrew's exceptional survival strategy, </w:t>
      </w:r>
      <w:r w:rsidR="000B003D" w:rsidRPr="000B003D">
        <w:rPr>
          <w:rFonts w:ascii="Times New Roman" w:hAnsi="Times New Roman" w:cs="Times New Roman"/>
          <w:lang w:eastAsia="zh-CN"/>
        </w:rPr>
        <w:t>we integrated multi-tissue proteomic and metabolomic profiles sampled across key seasonal stages throughout the shrew life cycle</w:t>
      </w:r>
      <w:r w:rsidRPr="00E3617A">
        <w:rPr>
          <w:rFonts w:ascii="Times New Roman" w:hAnsi="Times New Roman" w:cs="Times New Roman"/>
          <w:lang w:eastAsia="zh-CN"/>
        </w:rPr>
        <w:t xml:space="preserve">. </w:t>
      </w:r>
      <w:r w:rsidR="00FB1B5D" w:rsidRPr="00FB1B5D">
        <w:rPr>
          <w:rFonts w:ascii="Times New Roman" w:hAnsi="Times New Roman" w:cs="Times New Roman"/>
          <w:lang w:eastAsia="zh-CN"/>
        </w:rPr>
        <w:t xml:space="preserve">This design captures both the </w:t>
      </w:r>
      <w:r w:rsidR="00FB1B5D" w:rsidRPr="00FB1B5D">
        <w:rPr>
          <w:rFonts w:ascii="Times New Roman" w:hAnsi="Times New Roman" w:cs="Times New Roman"/>
          <w:lang w:eastAsia="zh-CN"/>
        </w:rPr>
        <w:lastRenderedPageBreak/>
        <w:t>seasonal atrophy and subsequent regrowth characteristic of Dehnel’s phenomenon,</w:t>
      </w:r>
      <w:r w:rsidRPr="00E3617A">
        <w:rPr>
          <w:rFonts w:ascii="Times New Roman" w:hAnsi="Times New Roman" w:cs="Times New Roman"/>
          <w:lang w:eastAsia="zh-CN"/>
        </w:rPr>
        <w:t xml:space="preserve"> </w:t>
      </w:r>
      <w:r w:rsidR="00017CE9" w:rsidRPr="00017CE9">
        <w:rPr>
          <w:rFonts w:ascii="Times New Roman" w:hAnsi="Times New Roman" w:cs="Times New Roman"/>
          <w:lang w:eastAsia="zh-CN"/>
        </w:rPr>
        <w:t>enabling a coordinated multi-omics view of reversible organ remodeling.</w:t>
      </w:r>
      <w:r w:rsidR="00017CE9">
        <w:rPr>
          <w:rFonts w:ascii="Times New Roman" w:hAnsi="Times New Roman" w:cs="Times New Roman" w:hint="eastAsia"/>
          <w:lang w:eastAsia="zh-CN"/>
        </w:rPr>
        <w:t xml:space="preserve"> </w:t>
      </w:r>
      <w:r w:rsidR="00186AEC" w:rsidRPr="00186AEC">
        <w:rPr>
          <w:rFonts w:ascii="Times New Roman" w:hAnsi="Times New Roman" w:cs="Times New Roman"/>
          <w:lang w:eastAsia="zh-CN"/>
        </w:rPr>
        <w:t>We hypothesized that metabolic reprogramming plays a central role in driving multi-organ plasticity in shrews, and that energy-metabolism pathways in the brain and liver show coordinated yet tissue- and phase-specific regulation during both the shrinkage and regrowth phases.</w:t>
      </w:r>
    </w:p>
    <w:p w14:paraId="7AADF5E9" w14:textId="75399F81" w:rsidR="00D07FC6" w:rsidRDefault="00D07FC6" w:rsidP="001F4F05">
      <w:pPr>
        <w:pBdr>
          <w:top w:val="nil"/>
          <w:left w:val="nil"/>
          <w:bottom w:val="nil"/>
          <w:right w:val="nil"/>
          <w:between w:val="nil"/>
        </w:pBdr>
        <w:spacing w:after="0"/>
        <w:jc w:val="both"/>
        <w:rPr>
          <w:rFonts w:ascii="Times New Roman" w:hAnsi="Times New Roman" w:cs="Times New Roman"/>
          <w:b/>
          <w:color w:val="000000"/>
          <w:lang w:eastAsia="zh-CN"/>
        </w:rPr>
      </w:pPr>
    </w:p>
    <w:p w14:paraId="64E84110" w14:textId="7A3BD7DA" w:rsidR="00524F02" w:rsidRDefault="00524F02" w:rsidP="001F4F05">
      <w:pPr>
        <w:pBdr>
          <w:top w:val="nil"/>
          <w:left w:val="nil"/>
          <w:bottom w:val="nil"/>
          <w:right w:val="nil"/>
          <w:between w:val="nil"/>
        </w:pBdr>
        <w:spacing w:after="0"/>
        <w:jc w:val="both"/>
        <w:rPr>
          <w:rFonts w:ascii="Times New Roman" w:hAnsi="Times New Roman" w:cs="Times New Roman"/>
          <w:b/>
          <w:color w:val="000000"/>
          <w:lang w:eastAsia="zh-CN"/>
        </w:rPr>
      </w:pPr>
      <w:r>
        <w:rPr>
          <w:rFonts w:ascii="Times New Roman" w:hAnsi="Times New Roman" w:cs="Times New Roman" w:hint="eastAsia"/>
          <w:b/>
          <w:color w:val="000000"/>
          <w:lang w:eastAsia="zh-CN"/>
        </w:rPr>
        <w:t>Results</w:t>
      </w:r>
    </w:p>
    <w:p w14:paraId="2ED5BABD" w14:textId="0E93976E" w:rsidR="00524F02" w:rsidRDefault="0054397A" w:rsidP="00462468">
      <w:pPr>
        <w:pBdr>
          <w:top w:val="nil"/>
          <w:left w:val="nil"/>
          <w:bottom w:val="nil"/>
          <w:right w:val="nil"/>
          <w:between w:val="nil"/>
        </w:pBdr>
        <w:spacing w:after="0"/>
        <w:jc w:val="both"/>
        <w:rPr>
          <w:rFonts w:ascii="Times New Roman" w:hAnsi="Times New Roman" w:cs="Times New Roman"/>
          <w:b/>
          <w:color w:val="000000"/>
          <w:lang w:eastAsia="zh-CN"/>
        </w:rPr>
      </w:pPr>
      <w:r w:rsidRPr="0054397A">
        <w:rPr>
          <w:rFonts w:ascii="Times New Roman" w:hAnsi="Times New Roman" w:cs="Times New Roman"/>
          <w:b/>
          <w:color w:val="000000"/>
          <w:lang w:eastAsia="zh-CN"/>
        </w:rPr>
        <w:t xml:space="preserve">Dehnel’s phenomenon in </w:t>
      </w:r>
      <w:r>
        <w:rPr>
          <w:rFonts w:ascii="Times New Roman" w:hAnsi="Times New Roman" w:cs="Times New Roman" w:hint="eastAsia"/>
          <w:b/>
          <w:color w:val="000000"/>
          <w:lang w:eastAsia="zh-CN"/>
        </w:rPr>
        <w:t>d</w:t>
      </w:r>
      <w:r w:rsidR="0073387F" w:rsidRPr="0073387F">
        <w:rPr>
          <w:rFonts w:ascii="Times New Roman" w:hAnsi="Times New Roman" w:cs="Times New Roman"/>
          <w:b/>
          <w:color w:val="000000"/>
          <w:lang w:eastAsia="zh-CN"/>
        </w:rPr>
        <w:t xml:space="preserve">ifferentially </w:t>
      </w:r>
      <w:r w:rsidR="0057107F">
        <w:rPr>
          <w:rFonts w:ascii="Times New Roman" w:hAnsi="Times New Roman" w:cs="Times New Roman" w:hint="eastAsia"/>
          <w:b/>
          <w:color w:val="000000"/>
          <w:lang w:eastAsia="zh-CN"/>
        </w:rPr>
        <w:t>e</w:t>
      </w:r>
      <w:r w:rsidR="0073387F" w:rsidRPr="0073387F">
        <w:rPr>
          <w:rFonts w:ascii="Times New Roman" w:hAnsi="Times New Roman" w:cs="Times New Roman"/>
          <w:b/>
          <w:color w:val="000000"/>
          <w:lang w:eastAsia="zh-CN"/>
        </w:rPr>
        <w:t xml:space="preserve">xpressed </w:t>
      </w:r>
      <w:r w:rsidR="0057107F">
        <w:rPr>
          <w:rFonts w:ascii="Times New Roman" w:hAnsi="Times New Roman" w:cs="Times New Roman" w:hint="eastAsia"/>
          <w:b/>
          <w:color w:val="000000"/>
          <w:lang w:eastAsia="zh-CN"/>
        </w:rPr>
        <w:t>p</w:t>
      </w:r>
      <w:r w:rsidR="0073387F" w:rsidRPr="0073387F">
        <w:rPr>
          <w:rFonts w:ascii="Times New Roman" w:hAnsi="Times New Roman" w:cs="Times New Roman"/>
          <w:b/>
          <w:color w:val="000000"/>
          <w:lang w:eastAsia="zh-CN"/>
        </w:rPr>
        <w:t xml:space="preserve">roteins in the brain and liver </w:t>
      </w:r>
    </w:p>
    <w:p w14:paraId="28A06103" w14:textId="5CC64D73" w:rsidR="000A1B9D" w:rsidRDefault="000A1B9D" w:rsidP="00C32AAB">
      <w:pPr>
        <w:pBdr>
          <w:top w:val="nil"/>
          <w:left w:val="nil"/>
          <w:bottom w:val="nil"/>
          <w:right w:val="nil"/>
          <w:between w:val="nil"/>
        </w:pBdr>
        <w:jc w:val="both"/>
        <w:rPr>
          <w:rFonts w:ascii="Times New Roman" w:hAnsi="Times New Roman" w:cs="Times New Roman"/>
          <w:lang w:eastAsia="zh-CN"/>
        </w:rPr>
      </w:pPr>
      <w:r w:rsidRPr="000A1B9D">
        <w:rPr>
          <w:rFonts w:ascii="Times New Roman" w:eastAsia="Times New Roman" w:hAnsi="Times New Roman" w:cs="Times New Roman"/>
        </w:rPr>
        <w:t xml:space="preserve">In response to seasonal changes, the brain and liver of shrews exhibit distinct coordinated adaptive adjustments. After </w:t>
      </w:r>
      <w:r w:rsidR="00093267">
        <w:rPr>
          <w:rFonts w:ascii="Times New Roman" w:hAnsi="Times New Roman" w:cs="Times New Roman" w:hint="eastAsia"/>
          <w:lang w:eastAsia="zh-CN"/>
        </w:rPr>
        <w:t xml:space="preserve">raw </w:t>
      </w:r>
      <w:r w:rsidRPr="000A1B9D">
        <w:rPr>
          <w:rFonts w:ascii="Times New Roman" w:eastAsia="Times New Roman" w:hAnsi="Times New Roman" w:cs="Times New Roman"/>
        </w:rPr>
        <w:t xml:space="preserve">data </w:t>
      </w:r>
      <w:r w:rsidR="00093267">
        <w:rPr>
          <w:rFonts w:ascii="Times New Roman" w:hAnsi="Times New Roman" w:cs="Times New Roman" w:hint="eastAsia"/>
          <w:lang w:eastAsia="zh-CN"/>
        </w:rPr>
        <w:t>was collected</w:t>
      </w:r>
      <w:r w:rsidR="008E1184">
        <w:rPr>
          <w:rFonts w:ascii="Times New Roman" w:hAnsi="Times New Roman" w:cs="Times New Roman" w:hint="eastAsia"/>
          <w:lang w:eastAsia="zh-CN"/>
        </w:rPr>
        <w:t xml:space="preserve">, we </w:t>
      </w:r>
      <w:r w:rsidRPr="000A1B9D">
        <w:rPr>
          <w:rFonts w:ascii="Times New Roman" w:eastAsia="Times New Roman" w:hAnsi="Times New Roman" w:cs="Times New Roman"/>
        </w:rPr>
        <w:t>preprocess</w:t>
      </w:r>
      <w:r w:rsidR="008E1184">
        <w:rPr>
          <w:rFonts w:ascii="Times New Roman" w:hAnsi="Times New Roman" w:cs="Times New Roman" w:hint="eastAsia"/>
          <w:lang w:eastAsia="zh-CN"/>
        </w:rPr>
        <w:t>ed</w:t>
      </w:r>
      <w:r w:rsidRPr="000A1B9D">
        <w:rPr>
          <w:rFonts w:ascii="Times New Roman" w:eastAsia="Times New Roman" w:hAnsi="Times New Roman" w:cs="Times New Roman"/>
        </w:rPr>
        <w:t xml:space="preserve"> and filter</w:t>
      </w:r>
      <w:r w:rsidR="008E1184">
        <w:rPr>
          <w:rFonts w:ascii="Times New Roman" w:hAnsi="Times New Roman" w:cs="Times New Roman" w:hint="eastAsia"/>
          <w:lang w:eastAsia="zh-CN"/>
        </w:rPr>
        <w:t>ed it</w:t>
      </w:r>
      <w:r w:rsidRPr="000A1B9D">
        <w:rPr>
          <w:rFonts w:ascii="Times New Roman" w:eastAsia="Times New Roman" w:hAnsi="Times New Roman" w:cs="Times New Roman"/>
        </w:rPr>
        <w:t xml:space="preserve"> in Perseus</w:t>
      </w:r>
      <w:r w:rsidR="00D7011E">
        <w:rPr>
          <w:rFonts w:ascii="Times New Roman" w:hAnsi="Times New Roman" w:cs="Times New Roman" w:hint="eastAsia"/>
          <w:lang w:eastAsia="zh-CN"/>
        </w:rPr>
        <w:t xml:space="preserve"> (</w:t>
      </w:r>
      <w:r w:rsidR="0066102A">
        <w:rPr>
          <w:rFonts w:ascii="Times New Roman" w:hAnsi="Times New Roman" w:cs="Times New Roman" w:hint="eastAsia"/>
          <w:lang w:eastAsia="zh-CN"/>
        </w:rPr>
        <w:t>1.6.15.0 version</w:t>
      </w:r>
      <w:r w:rsidR="00D7011E">
        <w:rPr>
          <w:rFonts w:ascii="Times New Roman" w:hAnsi="Times New Roman" w:cs="Times New Roman" w:hint="eastAsia"/>
          <w:lang w:eastAsia="zh-CN"/>
        </w:rPr>
        <w:t>)</w:t>
      </w:r>
      <w:r w:rsidRPr="000A1B9D">
        <w:rPr>
          <w:rFonts w:ascii="Times New Roman" w:eastAsia="Times New Roman" w:hAnsi="Times New Roman" w:cs="Times New Roman"/>
        </w:rPr>
        <w:t>, a total of 2,631 proteins were identified in the brain and 1,947 in the liver. Partial least squares discriminant analysis (PLS-DA) was then performed to examine the intra-group and inter-group distributions of two comparison pairs: Summer Juveniles (SumJu) versus Winter Juveniles (WinJu), and WinJu versus Summer Adults (</w:t>
      </w:r>
      <w:bookmarkStart w:id="85" w:name="_Hlk213682110"/>
      <w:r w:rsidRPr="000A1B9D">
        <w:rPr>
          <w:rFonts w:ascii="Times New Roman" w:eastAsia="Times New Roman" w:hAnsi="Times New Roman" w:cs="Times New Roman"/>
        </w:rPr>
        <w:t>SumAd</w:t>
      </w:r>
      <w:bookmarkEnd w:id="85"/>
      <w:r w:rsidRPr="000A1B9D">
        <w:rPr>
          <w:rFonts w:ascii="Times New Roman" w:eastAsia="Times New Roman" w:hAnsi="Times New Roman" w:cs="Times New Roman"/>
        </w:rPr>
        <w:t xml:space="preserve">). The results revealed relatively tight clustering within groups and </w:t>
      </w:r>
      <w:r w:rsidR="0051020B" w:rsidRPr="000A1B9D">
        <w:rPr>
          <w:rFonts w:ascii="Times New Roman" w:eastAsia="Times New Roman" w:hAnsi="Times New Roman" w:cs="Times New Roman"/>
        </w:rPr>
        <w:t>clear</w:t>
      </w:r>
      <w:r w:rsidRPr="000A1B9D">
        <w:rPr>
          <w:rFonts w:ascii="Times New Roman" w:eastAsia="Times New Roman" w:hAnsi="Times New Roman" w:cs="Times New Roman"/>
        </w:rPr>
        <w:t xml:space="preserve"> separation between groups (Fig. </w:t>
      </w:r>
      <w:r w:rsidR="00F83D83">
        <w:rPr>
          <w:rFonts w:ascii="Times New Roman" w:hAnsi="Times New Roman" w:cs="Times New Roman" w:hint="eastAsia"/>
          <w:lang w:eastAsia="zh-CN"/>
        </w:rPr>
        <w:t>S1</w:t>
      </w:r>
      <w:r w:rsidR="00E1395B">
        <w:rPr>
          <w:rFonts w:ascii="Times New Roman" w:hAnsi="Times New Roman" w:cs="Times New Roman" w:hint="eastAsia"/>
          <w:lang w:eastAsia="zh-CN"/>
        </w:rPr>
        <w:t xml:space="preserve"> a-d</w:t>
      </w:r>
      <w:r w:rsidRPr="000A1B9D">
        <w:rPr>
          <w:rFonts w:ascii="Times New Roman" w:eastAsia="Times New Roman" w:hAnsi="Times New Roman" w:cs="Times New Roman"/>
        </w:rPr>
        <w:t>).</w:t>
      </w:r>
    </w:p>
    <w:p w14:paraId="39484C04" w14:textId="2DB408ED" w:rsidR="005B7AE0" w:rsidRDefault="005B241A" w:rsidP="00FE6A4B">
      <w:pPr>
        <w:pBdr>
          <w:top w:val="nil"/>
          <w:left w:val="nil"/>
          <w:bottom w:val="nil"/>
          <w:right w:val="nil"/>
          <w:between w:val="nil"/>
        </w:pBdr>
        <w:jc w:val="both"/>
        <w:rPr>
          <w:rFonts w:ascii="Times New Roman" w:hAnsi="Times New Roman" w:cs="Times New Roman"/>
          <w:lang w:eastAsia="zh-CN"/>
        </w:rPr>
      </w:pPr>
      <w:r w:rsidRPr="005B241A">
        <w:rPr>
          <w:rFonts w:ascii="Times New Roman" w:hAnsi="Times New Roman" w:cs="Times New Roman"/>
          <w:lang w:eastAsia="zh-CN"/>
        </w:rPr>
        <w:t xml:space="preserve">Volcano plot </w:t>
      </w:r>
      <w:r w:rsidR="00E1395B" w:rsidRPr="005B241A">
        <w:rPr>
          <w:rFonts w:ascii="Times New Roman" w:hAnsi="Times New Roman" w:cs="Times New Roman"/>
          <w:lang w:eastAsia="zh-CN"/>
        </w:rPr>
        <w:t>analysis</w:t>
      </w:r>
      <w:r w:rsidRPr="005B241A">
        <w:rPr>
          <w:rFonts w:ascii="Times New Roman" w:hAnsi="Times New Roman" w:cs="Times New Roman"/>
          <w:lang w:eastAsia="zh-CN"/>
        </w:rPr>
        <w:t xml:space="preserve"> illustrate</w:t>
      </w:r>
      <w:r>
        <w:rPr>
          <w:rFonts w:ascii="Times New Roman" w:hAnsi="Times New Roman" w:cs="Times New Roman" w:hint="eastAsia"/>
          <w:lang w:eastAsia="zh-CN"/>
        </w:rPr>
        <w:t>d</w:t>
      </w:r>
      <w:r w:rsidRPr="005B241A">
        <w:rPr>
          <w:rFonts w:ascii="Times New Roman" w:hAnsi="Times New Roman" w:cs="Times New Roman"/>
          <w:lang w:eastAsia="zh-CN"/>
        </w:rPr>
        <w:t xml:space="preserve"> the differentially expressed proteins (DEPs) identified in both the brain and liver during the atrophic and regenerative phases (</w:t>
      </w:r>
      <w:r w:rsidRPr="00A54FF8">
        <w:rPr>
          <w:rFonts w:ascii="Times New Roman" w:hAnsi="Times New Roman" w:cs="Times New Roman"/>
          <w:i/>
          <w:iCs/>
          <w:lang w:eastAsia="zh-CN"/>
        </w:rPr>
        <w:t>p</w:t>
      </w:r>
      <w:r w:rsidRPr="005B241A">
        <w:rPr>
          <w:rFonts w:ascii="Times New Roman" w:hAnsi="Times New Roman" w:cs="Times New Roman"/>
          <w:lang w:eastAsia="zh-CN"/>
        </w:rPr>
        <w:t xml:space="preserve">adj &lt; 0.05, FC &gt; 1.2 or &lt; 0.83). In the atrophic brain, a total of 326 DEPs were identified, </w:t>
      </w:r>
      <w:r w:rsidR="003214A5" w:rsidRPr="003214A5">
        <w:rPr>
          <w:rFonts w:ascii="Times New Roman" w:hAnsi="Times New Roman" w:cs="Times New Roman"/>
          <w:lang w:eastAsia="zh-CN"/>
        </w:rPr>
        <w:t xml:space="preserve">out of which </w:t>
      </w:r>
      <w:r w:rsidR="003214A5">
        <w:rPr>
          <w:rFonts w:ascii="Times New Roman" w:hAnsi="Times New Roman" w:cs="Times New Roman" w:hint="eastAsia"/>
          <w:lang w:eastAsia="zh-CN"/>
        </w:rPr>
        <w:t>206</w:t>
      </w:r>
      <w:r w:rsidR="003214A5" w:rsidRPr="003214A5">
        <w:rPr>
          <w:rFonts w:ascii="Times New Roman" w:hAnsi="Times New Roman" w:cs="Times New Roman"/>
          <w:lang w:eastAsia="zh-CN"/>
        </w:rPr>
        <w:t xml:space="preserve"> were </w:t>
      </w:r>
      <w:r w:rsidR="00815D2B">
        <w:rPr>
          <w:rFonts w:ascii="Times New Roman" w:hAnsi="Times New Roman" w:cs="Times New Roman" w:hint="eastAsia"/>
          <w:lang w:eastAsia="zh-CN"/>
        </w:rPr>
        <w:t>downregualted</w:t>
      </w:r>
      <w:r w:rsidR="003214A5" w:rsidRPr="003214A5">
        <w:rPr>
          <w:rFonts w:ascii="Times New Roman" w:hAnsi="Times New Roman" w:cs="Times New Roman"/>
          <w:lang w:eastAsia="zh-CN"/>
        </w:rPr>
        <w:t xml:space="preserve"> in </w:t>
      </w:r>
      <w:bookmarkStart w:id="86" w:name="_Hlk213682099"/>
      <w:r w:rsidR="00AB3A0F" w:rsidRPr="00AB3A0F">
        <w:rPr>
          <w:rFonts w:ascii="Times New Roman" w:hAnsi="Times New Roman" w:cs="Times New Roman"/>
          <w:lang w:eastAsia="zh-CN"/>
        </w:rPr>
        <w:t>WinJu</w:t>
      </w:r>
      <w:bookmarkEnd w:id="86"/>
      <w:r w:rsidR="003214A5" w:rsidRPr="003214A5">
        <w:rPr>
          <w:rFonts w:ascii="Times New Roman" w:hAnsi="Times New Roman" w:cs="Times New Roman"/>
          <w:lang w:eastAsia="zh-CN"/>
        </w:rPr>
        <w:t xml:space="preserve"> </w:t>
      </w:r>
      <w:r w:rsidR="00AB3A0F">
        <w:rPr>
          <w:rFonts w:ascii="Times New Roman" w:hAnsi="Times New Roman" w:cs="Times New Roman" w:hint="eastAsia"/>
          <w:lang w:eastAsia="zh-CN"/>
        </w:rPr>
        <w:t>brain</w:t>
      </w:r>
      <w:r w:rsidR="003214A5" w:rsidRPr="003214A5">
        <w:rPr>
          <w:rFonts w:ascii="Times New Roman" w:hAnsi="Times New Roman" w:cs="Times New Roman"/>
          <w:lang w:eastAsia="zh-CN"/>
        </w:rPr>
        <w:t xml:space="preserve"> </w:t>
      </w:r>
      <w:r w:rsidR="00815D2B">
        <w:rPr>
          <w:rFonts w:ascii="Times New Roman" w:hAnsi="Times New Roman" w:cs="Times New Roman" w:hint="eastAsia"/>
          <w:lang w:eastAsia="zh-CN"/>
        </w:rPr>
        <w:t>compared</w:t>
      </w:r>
      <w:r w:rsidR="003214A5" w:rsidRPr="003214A5">
        <w:rPr>
          <w:rFonts w:ascii="Times New Roman" w:hAnsi="Times New Roman" w:cs="Times New Roman"/>
          <w:lang w:eastAsia="zh-CN"/>
        </w:rPr>
        <w:t xml:space="preserve"> to</w:t>
      </w:r>
      <w:r w:rsidR="00815D2B">
        <w:rPr>
          <w:rFonts w:ascii="Times New Roman" w:hAnsi="Times New Roman" w:cs="Times New Roman" w:hint="eastAsia"/>
          <w:lang w:eastAsia="zh-CN"/>
        </w:rPr>
        <w:t xml:space="preserve"> </w:t>
      </w:r>
      <w:bookmarkStart w:id="87" w:name="_Hlk213682241"/>
      <w:r w:rsidR="00815D2B" w:rsidRPr="00815D2B">
        <w:rPr>
          <w:rFonts w:ascii="Times New Roman" w:hAnsi="Times New Roman" w:cs="Times New Roman"/>
          <w:lang w:eastAsia="zh-CN"/>
        </w:rPr>
        <w:t>SumJu</w:t>
      </w:r>
      <w:bookmarkEnd w:id="87"/>
      <w:r w:rsidR="003214A5" w:rsidRPr="003214A5">
        <w:rPr>
          <w:rFonts w:ascii="Times New Roman" w:hAnsi="Times New Roman" w:cs="Times New Roman"/>
          <w:lang w:eastAsia="zh-CN"/>
        </w:rPr>
        <w:t>, while 1</w:t>
      </w:r>
      <w:r w:rsidR="00A102B8">
        <w:rPr>
          <w:rFonts w:ascii="Times New Roman" w:hAnsi="Times New Roman" w:cs="Times New Roman" w:hint="eastAsia"/>
          <w:lang w:eastAsia="zh-CN"/>
        </w:rPr>
        <w:t>20</w:t>
      </w:r>
      <w:r w:rsidR="003214A5" w:rsidRPr="003214A5">
        <w:rPr>
          <w:rFonts w:ascii="Times New Roman" w:hAnsi="Times New Roman" w:cs="Times New Roman"/>
          <w:lang w:eastAsia="zh-CN"/>
        </w:rPr>
        <w:t xml:space="preserve"> DE</w:t>
      </w:r>
      <w:r w:rsidR="00A102B8">
        <w:rPr>
          <w:rFonts w:ascii="Times New Roman" w:hAnsi="Times New Roman" w:cs="Times New Roman" w:hint="eastAsia"/>
          <w:lang w:eastAsia="zh-CN"/>
        </w:rPr>
        <w:t>P</w:t>
      </w:r>
      <w:r w:rsidR="003214A5" w:rsidRPr="003214A5">
        <w:rPr>
          <w:rFonts w:ascii="Times New Roman" w:hAnsi="Times New Roman" w:cs="Times New Roman"/>
          <w:lang w:eastAsia="zh-CN"/>
        </w:rPr>
        <w:t xml:space="preserve">s were restored </w:t>
      </w:r>
      <w:r w:rsidR="00B81B20">
        <w:rPr>
          <w:rFonts w:ascii="Times New Roman" w:hAnsi="Times New Roman" w:cs="Times New Roman" w:hint="eastAsia"/>
          <w:lang w:eastAsia="zh-CN"/>
        </w:rPr>
        <w:t xml:space="preserve">from </w:t>
      </w:r>
      <w:r w:rsidR="00B81B20" w:rsidRPr="00B81B20">
        <w:rPr>
          <w:rFonts w:ascii="Times New Roman" w:hAnsi="Times New Roman" w:cs="Times New Roman"/>
          <w:lang w:eastAsia="zh-CN"/>
        </w:rPr>
        <w:t>WinJu</w:t>
      </w:r>
      <w:r w:rsidR="00B81B20">
        <w:rPr>
          <w:rFonts w:ascii="Times New Roman" w:hAnsi="Times New Roman" w:cs="Times New Roman" w:hint="eastAsia"/>
          <w:lang w:eastAsia="zh-CN"/>
        </w:rPr>
        <w:t xml:space="preserve"> to </w:t>
      </w:r>
      <w:r w:rsidR="00B81B20" w:rsidRPr="00B81B20">
        <w:rPr>
          <w:rFonts w:ascii="Times New Roman" w:hAnsi="Times New Roman" w:cs="Times New Roman"/>
          <w:lang w:eastAsia="zh-CN"/>
        </w:rPr>
        <w:t>SumAd</w:t>
      </w:r>
      <w:r w:rsidRPr="005B241A">
        <w:rPr>
          <w:rFonts w:ascii="Times New Roman" w:hAnsi="Times New Roman" w:cs="Times New Roman"/>
          <w:lang w:eastAsia="zh-CN"/>
        </w:rPr>
        <w:t>. During the regenerative phase, most brain DEPs were upregulated, with 294 proteins showing increased expression</w:t>
      </w:r>
      <w:r w:rsidR="0066175B">
        <w:rPr>
          <w:rFonts w:ascii="Times New Roman" w:hAnsi="Times New Roman" w:cs="Times New Roman" w:hint="eastAsia"/>
          <w:lang w:eastAsia="zh-CN"/>
        </w:rPr>
        <w:t xml:space="preserve"> (Fig 1. </w:t>
      </w:r>
      <w:r w:rsidR="0066175B">
        <w:rPr>
          <w:rFonts w:ascii="Times New Roman" w:hAnsi="Times New Roman" w:cs="Times New Roman"/>
          <w:lang w:eastAsia="zh-CN"/>
        </w:rPr>
        <w:t>A</w:t>
      </w:r>
      <w:r w:rsidR="0066175B">
        <w:rPr>
          <w:rFonts w:ascii="Times New Roman" w:hAnsi="Times New Roman" w:cs="Times New Roman" w:hint="eastAsia"/>
          <w:lang w:eastAsia="zh-CN"/>
        </w:rPr>
        <w:t>, B)</w:t>
      </w:r>
      <w:r w:rsidRPr="005B241A">
        <w:rPr>
          <w:rFonts w:ascii="Times New Roman" w:hAnsi="Times New Roman" w:cs="Times New Roman"/>
          <w:lang w:eastAsia="zh-CN"/>
        </w:rPr>
        <w:t xml:space="preserve">. </w:t>
      </w:r>
      <w:r w:rsidR="00FE6A4B" w:rsidRPr="00FE6A4B">
        <w:rPr>
          <w:rFonts w:ascii="Times New Roman" w:hAnsi="Times New Roman" w:cs="Times New Roman"/>
          <w:lang w:eastAsia="zh-CN"/>
        </w:rPr>
        <w:t>Upon comparing the WinJu liver with the SumJu,</w:t>
      </w:r>
      <w:r w:rsidRPr="005B241A">
        <w:rPr>
          <w:rFonts w:ascii="Times New Roman" w:hAnsi="Times New Roman" w:cs="Times New Roman"/>
          <w:lang w:eastAsia="zh-CN"/>
        </w:rPr>
        <w:t xml:space="preserve"> 54 </w:t>
      </w:r>
      <w:r w:rsidR="00FE6A4B">
        <w:rPr>
          <w:rFonts w:ascii="Times New Roman" w:hAnsi="Times New Roman" w:cs="Times New Roman" w:hint="eastAsia"/>
          <w:lang w:eastAsia="zh-CN"/>
        </w:rPr>
        <w:t xml:space="preserve">DEPs were found to </w:t>
      </w:r>
      <w:r w:rsidR="00AB3046">
        <w:rPr>
          <w:rFonts w:ascii="Times New Roman" w:hAnsi="Times New Roman" w:cs="Times New Roman" w:hint="eastAsia"/>
          <w:lang w:eastAsia="zh-CN"/>
        </w:rPr>
        <w:t xml:space="preserve">be </w:t>
      </w:r>
      <w:r w:rsidRPr="005B241A">
        <w:rPr>
          <w:rFonts w:ascii="Times New Roman" w:hAnsi="Times New Roman" w:cs="Times New Roman"/>
          <w:lang w:eastAsia="zh-CN"/>
        </w:rPr>
        <w:t>significantly downregulated and 89</w:t>
      </w:r>
      <w:r w:rsidR="00AB3046">
        <w:rPr>
          <w:rFonts w:ascii="Times New Roman" w:hAnsi="Times New Roman" w:cs="Times New Roman" w:hint="eastAsia"/>
          <w:lang w:eastAsia="zh-CN"/>
        </w:rPr>
        <w:t xml:space="preserve"> DEPs</w:t>
      </w:r>
      <w:r w:rsidRPr="005B241A">
        <w:rPr>
          <w:rFonts w:ascii="Times New Roman" w:hAnsi="Times New Roman" w:cs="Times New Roman"/>
          <w:lang w:eastAsia="zh-CN"/>
        </w:rPr>
        <w:t xml:space="preserve"> significantly upregulated. </w:t>
      </w:r>
      <w:r w:rsidR="00FB2000">
        <w:rPr>
          <w:rFonts w:ascii="Times New Roman" w:hAnsi="Times New Roman" w:cs="Times New Roman" w:hint="eastAsia"/>
          <w:lang w:eastAsia="zh-CN"/>
        </w:rPr>
        <w:t xml:space="preserve">In </w:t>
      </w:r>
      <w:r w:rsidRPr="005B241A">
        <w:rPr>
          <w:rFonts w:ascii="Times New Roman" w:hAnsi="Times New Roman" w:cs="Times New Roman"/>
          <w:lang w:eastAsia="zh-CN"/>
        </w:rPr>
        <w:t xml:space="preserve">the regenerative </w:t>
      </w:r>
      <w:r w:rsidR="00FB2000">
        <w:rPr>
          <w:rFonts w:ascii="Times New Roman" w:hAnsi="Times New Roman" w:cs="Times New Roman" w:hint="eastAsia"/>
          <w:lang w:eastAsia="zh-CN"/>
        </w:rPr>
        <w:t>liver</w:t>
      </w:r>
      <w:r w:rsidRPr="005B241A">
        <w:rPr>
          <w:rFonts w:ascii="Times New Roman" w:hAnsi="Times New Roman" w:cs="Times New Roman"/>
          <w:lang w:eastAsia="zh-CN"/>
        </w:rPr>
        <w:t xml:space="preserve">, </w:t>
      </w:r>
      <w:r w:rsidR="005B7AE0" w:rsidRPr="005B7AE0">
        <w:rPr>
          <w:rFonts w:ascii="Times New Roman" w:hAnsi="Times New Roman" w:cs="Times New Roman"/>
          <w:lang w:eastAsia="zh-CN"/>
        </w:rPr>
        <w:t>the total number of</w:t>
      </w:r>
      <w:r w:rsidR="005B7AE0">
        <w:rPr>
          <w:rFonts w:ascii="Times New Roman" w:hAnsi="Times New Roman" w:cs="Times New Roman" w:hint="eastAsia"/>
          <w:lang w:eastAsia="zh-CN"/>
        </w:rPr>
        <w:t xml:space="preserve"> DEPs</w:t>
      </w:r>
      <w:r w:rsidR="005B7AE0" w:rsidRPr="005B7AE0">
        <w:rPr>
          <w:rFonts w:ascii="Times New Roman" w:hAnsi="Times New Roman" w:cs="Times New Roman"/>
          <w:lang w:eastAsia="zh-CN"/>
        </w:rPr>
        <w:t xml:space="preserve"> increased, with 162 proteins showing downregulation and 123 proteins </w:t>
      </w:r>
      <w:r w:rsidR="001528D7" w:rsidRPr="001528D7">
        <w:rPr>
          <w:rFonts w:ascii="Times New Roman" w:hAnsi="Times New Roman" w:cs="Times New Roman"/>
          <w:lang w:eastAsia="zh-CN"/>
        </w:rPr>
        <w:t>showing</w:t>
      </w:r>
      <w:r w:rsidR="005B7AE0" w:rsidRPr="005B7AE0">
        <w:rPr>
          <w:rFonts w:ascii="Times New Roman" w:hAnsi="Times New Roman" w:cs="Times New Roman"/>
          <w:lang w:eastAsia="zh-CN"/>
        </w:rPr>
        <w:t xml:space="preserve"> upregulation</w:t>
      </w:r>
      <w:r w:rsidR="001528D7">
        <w:rPr>
          <w:rFonts w:ascii="Times New Roman" w:hAnsi="Times New Roman" w:cs="Times New Roman" w:hint="eastAsia"/>
          <w:lang w:eastAsia="zh-CN"/>
        </w:rPr>
        <w:t xml:space="preserve"> </w:t>
      </w:r>
      <w:r w:rsidR="00505A66">
        <w:rPr>
          <w:rFonts w:ascii="Times New Roman" w:hAnsi="Times New Roman" w:cs="Times New Roman" w:hint="eastAsia"/>
          <w:lang w:eastAsia="zh-CN"/>
        </w:rPr>
        <w:t xml:space="preserve">from </w:t>
      </w:r>
      <w:r w:rsidR="00505A66" w:rsidRPr="00505A66">
        <w:rPr>
          <w:rFonts w:ascii="Times New Roman" w:hAnsi="Times New Roman" w:cs="Times New Roman"/>
          <w:lang w:eastAsia="zh-CN"/>
        </w:rPr>
        <w:t>WinJu to SumAd</w:t>
      </w:r>
      <w:r w:rsidR="00505A66" w:rsidRPr="00505A66">
        <w:rPr>
          <w:rFonts w:ascii="Times New Roman" w:hAnsi="Times New Roman" w:cs="Times New Roman" w:hint="eastAsia"/>
          <w:lang w:eastAsia="zh-CN"/>
        </w:rPr>
        <w:t xml:space="preserve"> </w:t>
      </w:r>
      <w:r w:rsidR="001528D7">
        <w:rPr>
          <w:rFonts w:ascii="Times New Roman" w:hAnsi="Times New Roman" w:cs="Times New Roman" w:hint="eastAsia"/>
          <w:lang w:eastAsia="zh-CN"/>
        </w:rPr>
        <w:t>(Fig 1. C, D)</w:t>
      </w:r>
      <w:r w:rsidR="005B7AE0" w:rsidRPr="005B7AE0">
        <w:rPr>
          <w:rFonts w:ascii="Times New Roman" w:hAnsi="Times New Roman" w:cs="Times New Roman"/>
          <w:lang w:eastAsia="zh-CN"/>
        </w:rPr>
        <w:t>.</w:t>
      </w:r>
    </w:p>
    <w:p w14:paraId="2B1AB378" w14:textId="38AA7AEA" w:rsidR="00164A39" w:rsidRPr="00603F0F" w:rsidRDefault="008A0589" w:rsidP="002B1EBB">
      <w:pPr>
        <w:pBdr>
          <w:top w:val="nil"/>
          <w:left w:val="nil"/>
          <w:bottom w:val="nil"/>
          <w:right w:val="nil"/>
          <w:between w:val="nil"/>
        </w:pBdr>
        <w:spacing w:after="0"/>
        <w:jc w:val="both"/>
        <w:rPr>
          <w:rFonts w:ascii="Times New Roman" w:hAnsi="Times New Roman" w:cs="Times New Roman"/>
          <w:b/>
          <w:color w:val="000000"/>
          <w:lang w:eastAsia="zh-CN"/>
        </w:rPr>
      </w:pPr>
      <w:r w:rsidRPr="008A0589">
        <w:rPr>
          <w:rFonts w:ascii="Times New Roman" w:hAnsi="Times New Roman" w:cs="Times New Roman"/>
          <w:b/>
          <w:color w:val="000000"/>
          <w:lang w:eastAsia="zh-CN"/>
        </w:rPr>
        <w:t xml:space="preserve">Functional </w:t>
      </w:r>
      <w:r>
        <w:rPr>
          <w:rFonts w:ascii="Times New Roman" w:hAnsi="Times New Roman" w:cs="Times New Roman" w:hint="eastAsia"/>
          <w:b/>
          <w:color w:val="000000"/>
          <w:lang w:eastAsia="zh-CN"/>
        </w:rPr>
        <w:t>p</w:t>
      </w:r>
      <w:r w:rsidRPr="008A0589">
        <w:rPr>
          <w:rFonts w:ascii="Times New Roman" w:hAnsi="Times New Roman" w:cs="Times New Roman"/>
          <w:b/>
          <w:color w:val="000000"/>
          <w:lang w:eastAsia="zh-CN"/>
        </w:rPr>
        <w:t xml:space="preserve">athway </w:t>
      </w:r>
      <w:r>
        <w:rPr>
          <w:rFonts w:ascii="Times New Roman" w:hAnsi="Times New Roman" w:cs="Times New Roman" w:hint="eastAsia"/>
          <w:b/>
          <w:color w:val="000000"/>
          <w:lang w:eastAsia="zh-CN"/>
        </w:rPr>
        <w:t>e</w:t>
      </w:r>
      <w:r w:rsidRPr="008A0589">
        <w:rPr>
          <w:rFonts w:ascii="Times New Roman" w:hAnsi="Times New Roman" w:cs="Times New Roman"/>
          <w:b/>
          <w:color w:val="000000"/>
          <w:lang w:eastAsia="zh-CN"/>
        </w:rPr>
        <w:t xml:space="preserve">nrichment </w:t>
      </w:r>
      <w:r>
        <w:rPr>
          <w:rFonts w:ascii="Times New Roman" w:hAnsi="Times New Roman" w:cs="Times New Roman" w:hint="eastAsia"/>
          <w:b/>
          <w:color w:val="000000"/>
          <w:lang w:eastAsia="zh-CN"/>
        </w:rPr>
        <w:t>r</w:t>
      </w:r>
      <w:r w:rsidRPr="008A0589">
        <w:rPr>
          <w:rFonts w:ascii="Times New Roman" w:hAnsi="Times New Roman" w:cs="Times New Roman"/>
          <w:b/>
          <w:color w:val="000000"/>
          <w:lang w:eastAsia="zh-CN"/>
        </w:rPr>
        <w:t xml:space="preserve">eveals </w:t>
      </w:r>
      <w:r w:rsidR="00926A77">
        <w:rPr>
          <w:rFonts w:ascii="Times New Roman" w:hAnsi="Times New Roman" w:cs="Times New Roman" w:hint="eastAsia"/>
          <w:b/>
          <w:color w:val="000000"/>
          <w:lang w:eastAsia="zh-CN"/>
        </w:rPr>
        <w:t>tissue</w:t>
      </w:r>
      <w:r w:rsidRPr="008A0589">
        <w:rPr>
          <w:rFonts w:ascii="Times New Roman" w:hAnsi="Times New Roman" w:cs="Times New Roman"/>
          <w:b/>
          <w:color w:val="000000"/>
          <w:lang w:eastAsia="zh-CN"/>
        </w:rPr>
        <w:t>-</w:t>
      </w:r>
      <w:r>
        <w:rPr>
          <w:rFonts w:ascii="Times New Roman" w:hAnsi="Times New Roman" w:cs="Times New Roman" w:hint="eastAsia"/>
          <w:b/>
          <w:color w:val="000000"/>
          <w:lang w:eastAsia="zh-CN"/>
        </w:rPr>
        <w:t>s</w:t>
      </w:r>
      <w:r w:rsidRPr="008A0589">
        <w:rPr>
          <w:rFonts w:ascii="Times New Roman" w:hAnsi="Times New Roman" w:cs="Times New Roman"/>
          <w:b/>
          <w:color w:val="000000"/>
          <w:lang w:eastAsia="zh-CN"/>
        </w:rPr>
        <w:t xml:space="preserve">pecific </w:t>
      </w:r>
      <w:r>
        <w:rPr>
          <w:rFonts w:ascii="Times New Roman" w:hAnsi="Times New Roman" w:cs="Times New Roman" w:hint="eastAsia"/>
          <w:b/>
          <w:color w:val="000000"/>
          <w:lang w:eastAsia="zh-CN"/>
        </w:rPr>
        <w:t>m</w:t>
      </w:r>
      <w:r w:rsidRPr="008A0589">
        <w:rPr>
          <w:rFonts w:ascii="Times New Roman" w:hAnsi="Times New Roman" w:cs="Times New Roman"/>
          <w:b/>
          <w:color w:val="000000"/>
          <w:lang w:eastAsia="zh-CN"/>
        </w:rPr>
        <w:t xml:space="preserve">etabolic </w:t>
      </w:r>
      <w:r>
        <w:rPr>
          <w:rFonts w:ascii="Times New Roman" w:hAnsi="Times New Roman" w:cs="Times New Roman" w:hint="eastAsia"/>
          <w:b/>
          <w:color w:val="000000"/>
          <w:lang w:eastAsia="zh-CN"/>
        </w:rPr>
        <w:t>r</w:t>
      </w:r>
      <w:r w:rsidRPr="008A0589">
        <w:rPr>
          <w:rFonts w:ascii="Times New Roman" w:hAnsi="Times New Roman" w:cs="Times New Roman"/>
          <w:b/>
          <w:color w:val="000000"/>
          <w:lang w:eastAsia="zh-CN"/>
        </w:rPr>
        <w:t xml:space="preserve">eprogramming and </w:t>
      </w:r>
      <w:r>
        <w:rPr>
          <w:rFonts w:ascii="Times New Roman" w:hAnsi="Times New Roman" w:cs="Times New Roman" w:hint="eastAsia"/>
          <w:b/>
          <w:color w:val="000000"/>
          <w:lang w:eastAsia="zh-CN"/>
        </w:rPr>
        <w:t>r</w:t>
      </w:r>
      <w:r w:rsidRPr="008A0589">
        <w:rPr>
          <w:rFonts w:ascii="Times New Roman" w:hAnsi="Times New Roman" w:cs="Times New Roman"/>
          <w:b/>
          <w:color w:val="000000"/>
          <w:lang w:eastAsia="zh-CN"/>
        </w:rPr>
        <w:t xml:space="preserve">eciprocal </w:t>
      </w:r>
      <w:r>
        <w:rPr>
          <w:rFonts w:ascii="Times New Roman" w:hAnsi="Times New Roman" w:cs="Times New Roman" w:hint="eastAsia"/>
          <w:b/>
          <w:color w:val="000000"/>
          <w:lang w:eastAsia="zh-CN"/>
        </w:rPr>
        <w:t>a</w:t>
      </w:r>
      <w:r w:rsidRPr="008A0589">
        <w:rPr>
          <w:rFonts w:ascii="Times New Roman" w:hAnsi="Times New Roman" w:cs="Times New Roman"/>
          <w:b/>
          <w:color w:val="000000"/>
          <w:lang w:eastAsia="zh-CN"/>
        </w:rPr>
        <w:t xml:space="preserve">daptation </w:t>
      </w:r>
      <w:r>
        <w:rPr>
          <w:rFonts w:ascii="Times New Roman" w:hAnsi="Times New Roman" w:cs="Times New Roman" w:hint="eastAsia"/>
          <w:b/>
          <w:color w:val="000000"/>
          <w:lang w:eastAsia="zh-CN"/>
        </w:rPr>
        <w:t>a</w:t>
      </w:r>
      <w:r w:rsidRPr="008A0589">
        <w:rPr>
          <w:rFonts w:ascii="Times New Roman" w:hAnsi="Times New Roman" w:cs="Times New Roman"/>
          <w:b/>
          <w:color w:val="000000"/>
          <w:lang w:eastAsia="zh-CN"/>
        </w:rPr>
        <w:t xml:space="preserve">cross </w:t>
      </w:r>
      <w:r>
        <w:rPr>
          <w:rFonts w:ascii="Times New Roman" w:hAnsi="Times New Roman" w:cs="Times New Roman" w:hint="eastAsia"/>
          <w:b/>
          <w:color w:val="000000"/>
          <w:lang w:eastAsia="zh-CN"/>
        </w:rPr>
        <w:t>s</w:t>
      </w:r>
      <w:r w:rsidRPr="008A0589">
        <w:rPr>
          <w:rFonts w:ascii="Times New Roman" w:hAnsi="Times New Roman" w:cs="Times New Roman"/>
          <w:b/>
          <w:color w:val="000000"/>
          <w:lang w:eastAsia="zh-CN"/>
        </w:rPr>
        <w:t>eason</w:t>
      </w:r>
      <w:r>
        <w:rPr>
          <w:rFonts w:ascii="Times New Roman" w:hAnsi="Times New Roman" w:cs="Times New Roman" w:hint="eastAsia"/>
          <w:b/>
          <w:color w:val="000000"/>
          <w:lang w:eastAsia="zh-CN"/>
        </w:rPr>
        <w:t>s</w:t>
      </w:r>
    </w:p>
    <w:p w14:paraId="47A9D464" w14:textId="62E722CA" w:rsidR="003C14F2" w:rsidRDefault="003C14F2" w:rsidP="00C32AAB">
      <w:pPr>
        <w:pBdr>
          <w:top w:val="nil"/>
          <w:left w:val="nil"/>
          <w:bottom w:val="nil"/>
          <w:right w:val="nil"/>
          <w:between w:val="nil"/>
        </w:pBdr>
        <w:jc w:val="both"/>
        <w:rPr>
          <w:rFonts w:ascii="Times New Roman" w:hAnsi="Times New Roman" w:cs="Times New Roman"/>
          <w:lang w:eastAsia="zh-CN"/>
        </w:rPr>
      </w:pPr>
      <w:r w:rsidRPr="003C14F2">
        <w:rPr>
          <w:rFonts w:ascii="Times New Roman" w:hAnsi="Times New Roman" w:cs="Times New Roman"/>
          <w:lang w:eastAsia="zh-CN"/>
        </w:rPr>
        <w:t xml:space="preserve">To </w:t>
      </w:r>
      <w:r w:rsidR="009C7EBD" w:rsidRPr="009C7EBD">
        <w:rPr>
          <w:rFonts w:ascii="Times New Roman" w:hAnsi="Times New Roman" w:cs="Times New Roman"/>
          <w:lang w:eastAsia="zh-CN"/>
        </w:rPr>
        <w:t>further explore the</w:t>
      </w:r>
      <w:r w:rsidR="003F72DD">
        <w:rPr>
          <w:rFonts w:ascii="Times New Roman" w:hAnsi="Times New Roman" w:cs="Times New Roman" w:hint="eastAsia"/>
          <w:lang w:eastAsia="zh-CN"/>
        </w:rPr>
        <w:t xml:space="preserve"> </w:t>
      </w:r>
      <w:r w:rsidR="009C7EBD" w:rsidRPr="009C7EBD">
        <w:rPr>
          <w:rFonts w:ascii="Times New Roman" w:hAnsi="Times New Roman" w:cs="Times New Roman"/>
          <w:lang w:eastAsia="zh-CN"/>
        </w:rPr>
        <w:t>potential functions</w:t>
      </w:r>
      <w:r w:rsidR="004B04A1">
        <w:rPr>
          <w:rFonts w:ascii="Times New Roman" w:hAnsi="Times New Roman" w:cs="Times New Roman" w:hint="eastAsia"/>
          <w:lang w:eastAsia="zh-CN"/>
        </w:rPr>
        <w:t xml:space="preserve"> of DEPs</w:t>
      </w:r>
      <w:r w:rsidRPr="003C14F2">
        <w:rPr>
          <w:rFonts w:ascii="Times New Roman" w:hAnsi="Times New Roman" w:cs="Times New Roman"/>
          <w:lang w:eastAsia="zh-CN"/>
        </w:rPr>
        <w:t xml:space="preserve">, KEGG pathway enrichment analysis was performed. As shown in Figure </w:t>
      </w:r>
      <w:r w:rsidR="00C8504B">
        <w:rPr>
          <w:rFonts w:ascii="Times New Roman" w:hAnsi="Times New Roman" w:cs="Times New Roman" w:hint="eastAsia"/>
          <w:lang w:eastAsia="zh-CN"/>
        </w:rPr>
        <w:t>1</w:t>
      </w:r>
      <w:r w:rsidR="00D6046C">
        <w:rPr>
          <w:rFonts w:ascii="Times New Roman" w:hAnsi="Times New Roman" w:cs="Times New Roman" w:hint="eastAsia"/>
          <w:lang w:eastAsia="zh-CN"/>
        </w:rPr>
        <w:t>E-H</w:t>
      </w:r>
      <w:r w:rsidRPr="003C14F2">
        <w:rPr>
          <w:rFonts w:ascii="Times New Roman" w:hAnsi="Times New Roman" w:cs="Times New Roman"/>
          <w:lang w:eastAsia="zh-CN"/>
        </w:rPr>
        <w:t>, many DEPs were enriched in pathways related to neurodegenerative diseases</w:t>
      </w:r>
      <w:r w:rsidR="00AB0A3F">
        <w:rPr>
          <w:rFonts w:ascii="Times New Roman" w:hAnsi="Times New Roman" w:cs="Times New Roman" w:hint="eastAsia"/>
          <w:lang w:eastAsia="zh-CN"/>
        </w:rPr>
        <w:t xml:space="preserve"> in both atrophic and regenerative stages</w:t>
      </w:r>
      <w:r w:rsidRPr="003C14F2">
        <w:rPr>
          <w:rFonts w:ascii="Times New Roman" w:hAnsi="Times New Roman" w:cs="Times New Roman"/>
          <w:lang w:eastAsia="zh-CN"/>
        </w:rPr>
        <w:t xml:space="preserve">, </w:t>
      </w:r>
      <w:r w:rsidR="00F946B0">
        <w:rPr>
          <w:rFonts w:ascii="Times New Roman" w:hAnsi="Times New Roman" w:cs="Times New Roman" w:hint="eastAsia"/>
          <w:lang w:eastAsia="zh-CN"/>
        </w:rPr>
        <w:t>such as</w:t>
      </w:r>
      <w:r w:rsidR="00226E70">
        <w:rPr>
          <w:rFonts w:ascii="Times New Roman" w:hAnsi="Times New Roman" w:cs="Times New Roman" w:hint="eastAsia"/>
          <w:lang w:eastAsia="zh-CN"/>
        </w:rPr>
        <w:t xml:space="preserve"> Parkinson disease</w:t>
      </w:r>
      <w:r w:rsidR="003F41BD">
        <w:rPr>
          <w:rFonts w:ascii="Times New Roman" w:hAnsi="Times New Roman" w:cs="Times New Roman" w:hint="eastAsia"/>
          <w:lang w:eastAsia="zh-CN"/>
        </w:rPr>
        <w:t xml:space="preserve">, Alzheimer disease and </w:t>
      </w:r>
      <w:r w:rsidR="00AF48E8">
        <w:rPr>
          <w:rFonts w:ascii="Times New Roman" w:hAnsi="Times New Roman" w:cs="Times New Roman" w:hint="eastAsia"/>
          <w:lang w:eastAsia="zh-CN"/>
        </w:rPr>
        <w:t>Amyotrophic lateral sclerosis</w:t>
      </w:r>
      <w:r w:rsidRPr="003C14F2">
        <w:rPr>
          <w:rFonts w:ascii="Times New Roman" w:hAnsi="Times New Roman" w:cs="Times New Roman"/>
          <w:lang w:eastAsia="zh-CN"/>
        </w:rPr>
        <w:t xml:space="preserve">. </w:t>
      </w:r>
      <w:r w:rsidR="005455A3" w:rsidRPr="005455A3">
        <w:rPr>
          <w:rFonts w:ascii="Times New Roman" w:hAnsi="Times New Roman" w:cs="Times New Roman"/>
          <w:lang w:eastAsia="zh-CN"/>
        </w:rPr>
        <w:t xml:space="preserve">Interestingly, </w:t>
      </w:r>
      <w:r w:rsidRPr="003C14F2">
        <w:rPr>
          <w:rFonts w:ascii="Times New Roman" w:hAnsi="Times New Roman" w:cs="Times New Roman"/>
          <w:lang w:eastAsia="zh-CN"/>
        </w:rPr>
        <w:t xml:space="preserve">neurodegeneration-related pathways were consistently downregulated in the </w:t>
      </w:r>
      <w:r w:rsidR="00B349AF" w:rsidRPr="00B349AF">
        <w:rPr>
          <w:rFonts w:ascii="Times New Roman" w:hAnsi="Times New Roman" w:cs="Times New Roman"/>
          <w:lang w:eastAsia="zh-CN"/>
        </w:rPr>
        <w:t xml:space="preserve">atrophic </w:t>
      </w:r>
      <w:r w:rsidRPr="003C14F2">
        <w:rPr>
          <w:rFonts w:ascii="Times New Roman" w:hAnsi="Times New Roman" w:cs="Times New Roman"/>
          <w:lang w:eastAsia="zh-CN"/>
        </w:rPr>
        <w:t xml:space="preserve">brain, whereas the liver exhibited the opposite pattern. With the transition to the regenerative phase, these pathway activities reversed in both tissues (Fig. </w:t>
      </w:r>
      <w:r w:rsidR="00D6046C">
        <w:rPr>
          <w:rFonts w:ascii="Times New Roman" w:hAnsi="Times New Roman" w:cs="Times New Roman" w:hint="eastAsia"/>
          <w:lang w:eastAsia="zh-CN"/>
        </w:rPr>
        <w:t>2</w:t>
      </w:r>
      <w:r w:rsidRPr="003C14F2">
        <w:rPr>
          <w:rFonts w:ascii="Times New Roman" w:hAnsi="Times New Roman" w:cs="Times New Roman"/>
          <w:lang w:eastAsia="zh-CN"/>
        </w:rPr>
        <w:t>), indicating coordinated but tissue-specific remodeling of metabolic and functional programs</w:t>
      </w:r>
      <w:r>
        <w:rPr>
          <w:rFonts w:ascii="Times New Roman" w:hAnsi="Times New Roman" w:cs="Times New Roman" w:hint="eastAsia"/>
          <w:lang w:eastAsia="zh-CN"/>
        </w:rPr>
        <w:t>.</w:t>
      </w:r>
      <w:r w:rsidR="003D7B51">
        <w:rPr>
          <w:rFonts w:ascii="Times New Roman" w:hAnsi="Times New Roman" w:cs="Times New Roman" w:hint="eastAsia"/>
          <w:lang w:eastAsia="zh-CN"/>
        </w:rPr>
        <w:t xml:space="preserve"> </w:t>
      </w:r>
    </w:p>
    <w:p w14:paraId="3EB04670" w14:textId="6FAFF2A8" w:rsidR="00E71329" w:rsidRDefault="0018003D" w:rsidP="00C32AAB">
      <w:pPr>
        <w:pBdr>
          <w:top w:val="nil"/>
          <w:left w:val="nil"/>
          <w:bottom w:val="nil"/>
          <w:right w:val="nil"/>
          <w:between w:val="nil"/>
        </w:pBdr>
        <w:jc w:val="both"/>
        <w:rPr>
          <w:rFonts w:ascii="Times New Roman" w:hAnsi="Times New Roman" w:cs="Times New Roman"/>
          <w:lang w:eastAsia="zh-CN"/>
        </w:rPr>
      </w:pPr>
      <w:r w:rsidRPr="0018003D">
        <w:rPr>
          <w:rFonts w:ascii="Times New Roman" w:hAnsi="Times New Roman" w:cs="Times New Roman"/>
          <w:lang w:eastAsia="zh-CN"/>
        </w:rPr>
        <w:t>Among</w:t>
      </w:r>
      <w:r w:rsidR="005E4253">
        <w:rPr>
          <w:rFonts w:ascii="Times New Roman" w:hAnsi="Times New Roman" w:cs="Times New Roman" w:hint="eastAsia"/>
          <w:lang w:eastAsia="zh-CN"/>
        </w:rPr>
        <w:t xml:space="preserve"> e</w:t>
      </w:r>
      <w:r w:rsidR="005E4253" w:rsidRPr="005E4253">
        <w:rPr>
          <w:rFonts w:ascii="Times New Roman" w:hAnsi="Times New Roman" w:cs="Times New Roman"/>
          <w:lang w:eastAsia="zh-CN"/>
        </w:rPr>
        <w:t>nergy metabolism pathway</w:t>
      </w:r>
      <w:r>
        <w:rPr>
          <w:rFonts w:ascii="Times New Roman" w:hAnsi="Times New Roman" w:cs="Times New Roman" w:hint="eastAsia"/>
          <w:lang w:eastAsia="zh-CN"/>
        </w:rPr>
        <w:t>s</w:t>
      </w:r>
      <w:r w:rsidR="005E4253">
        <w:rPr>
          <w:rFonts w:ascii="Times New Roman" w:hAnsi="Times New Roman" w:cs="Times New Roman" w:hint="eastAsia"/>
          <w:lang w:eastAsia="zh-CN"/>
        </w:rPr>
        <w:t>,</w:t>
      </w:r>
      <w:r w:rsidR="001E5426" w:rsidRPr="001E5426">
        <w:rPr>
          <w:rFonts w:ascii="Times New Roman" w:hAnsi="Times New Roman" w:cs="Times New Roman"/>
          <w:lang w:eastAsia="zh-CN"/>
        </w:rPr>
        <w:t xml:space="preserve"> </w:t>
      </w:r>
      <w:r w:rsidR="002240FB" w:rsidRPr="002240FB">
        <w:rPr>
          <w:rFonts w:ascii="Times New Roman" w:hAnsi="Times New Roman" w:cs="Times New Roman"/>
          <w:lang w:eastAsia="zh-CN"/>
        </w:rPr>
        <w:t>oxidative phosphorylation (OXPHOS) showed the most striking seasonal and tissue-specific contrast. In the atrophic (</w:t>
      </w:r>
      <w:r w:rsidR="003605E3">
        <w:rPr>
          <w:rFonts w:ascii="Times New Roman" w:hAnsi="Times New Roman" w:cs="Times New Roman" w:hint="eastAsia"/>
          <w:lang w:eastAsia="zh-CN"/>
        </w:rPr>
        <w:t>SumJu-</w:t>
      </w:r>
      <w:r w:rsidR="002240FB" w:rsidRPr="002240FB">
        <w:rPr>
          <w:rFonts w:ascii="Times New Roman" w:hAnsi="Times New Roman" w:cs="Times New Roman"/>
          <w:lang w:eastAsia="zh-CN"/>
        </w:rPr>
        <w:t>WinJu) phase, OXPHOS was significantly enriched in both the brain (padj &lt; 0.05</w:t>
      </w:r>
      <w:r w:rsidR="005B6C62">
        <w:rPr>
          <w:rFonts w:ascii="Times New Roman" w:hAnsi="Times New Roman" w:cs="Times New Roman" w:hint="eastAsia"/>
          <w:lang w:eastAsia="zh-CN"/>
        </w:rPr>
        <w:t>,</w:t>
      </w:r>
      <w:r w:rsidR="006E7765">
        <w:rPr>
          <w:rFonts w:ascii="Times New Roman" w:hAnsi="Times New Roman" w:cs="Times New Roman"/>
          <w:lang w:eastAsia="zh-CN"/>
        </w:rPr>
        <w:t xml:space="preserve"> zscore</w:t>
      </w:r>
      <w:r w:rsidR="002240FB" w:rsidRPr="002240FB">
        <w:rPr>
          <w:rFonts w:ascii="Times New Roman" w:hAnsi="Times New Roman" w:cs="Times New Roman"/>
          <w:lang w:eastAsia="zh-CN"/>
        </w:rPr>
        <w:t xml:space="preserve"> = −2.33) and liver (padj &lt; 0.001</w:t>
      </w:r>
      <w:r w:rsidR="005B6C62">
        <w:rPr>
          <w:rFonts w:ascii="Times New Roman" w:hAnsi="Times New Roman" w:cs="Times New Roman" w:hint="eastAsia"/>
          <w:lang w:eastAsia="zh-CN"/>
        </w:rPr>
        <w:t>,</w:t>
      </w:r>
      <w:r w:rsidR="002240FB" w:rsidRPr="002240FB">
        <w:rPr>
          <w:rFonts w:ascii="Times New Roman" w:hAnsi="Times New Roman" w:cs="Times New Roman"/>
          <w:lang w:eastAsia="zh-CN"/>
        </w:rPr>
        <w:t xml:space="preserve"> </w:t>
      </w:r>
      <w:r w:rsidR="006E7765">
        <w:rPr>
          <w:rFonts w:ascii="Times New Roman" w:hAnsi="Times New Roman" w:cs="Times New Roman"/>
          <w:lang w:eastAsia="zh-CN"/>
        </w:rPr>
        <w:t>zscore</w:t>
      </w:r>
      <w:r w:rsidR="002240FB" w:rsidRPr="002240FB">
        <w:rPr>
          <w:rFonts w:ascii="Times New Roman" w:hAnsi="Times New Roman" w:cs="Times New Roman"/>
          <w:lang w:eastAsia="zh-CN"/>
        </w:rPr>
        <w:t xml:space="preserve"> = 3.16)</w:t>
      </w:r>
      <w:r w:rsidR="00935EF5">
        <w:rPr>
          <w:rFonts w:ascii="Times New Roman" w:hAnsi="Times New Roman" w:cs="Times New Roman" w:hint="eastAsia"/>
          <w:lang w:eastAsia="zh-CN"/>
        </w:rPr>
        <w:t xml:space="preserve"> (Fig</w:t>
      </w:r>
      <w:r w:rsidR="00370A5A">
        <w:rPr>
          <w:rFonts w:ascii="Times New Roman" w:hAnsi="Times New Roman" w:cs="Times New Roman" w:hint="eastAsia"/>
          <w:lang w:eastAsia="zh-CN"/>
        </w:rPr>
        <w:t xml:space="preserve"> </w:t>
      </w:r>
      <w:r w:rsidR="00D6046C">
        <w:rPr>
          <w:rFonts w:ascii="Times New Roman" w:hAnsi="Times New Roman" w:cs="Times New Roman" w:hint="eastAsia"/>
          <w:lang w:eastAsia="zh-CN"/>
        </w:rPr>
        <w:t>2</w:t>
      </w:r>
      <w:r w:rsidR="00370A5A">
        <w:rPr>
          <w:rFonts w:ascii="Times New Roman" w:hAnsi="Times New Roman" w:cs="Times New Roman" w:hint="eastAsia"/>
          <w:lang w:eastAsia="zh-CN"/>
        </w:rPr>
        <w:t>. A, C</w:t>
      </w:r>
      <w:r w:rsidR="00935EF5">
        <w:rPr>
          <w:rFonts w:ascii="Times New Roman" w:hAnsi="Times New Roman" w:cs="Times New Roman" w:hint="eastAsia"/>
          <w:lang w:eastAsia="zh-CN"/>
        </w:rPr>
        <w:t>)</w:t>
      </w:r>
      <w:r w:rsidR="002240FB" w:rsidRPr="002240FB">
        <w:rPr>
          <w:rFonts w:ascii="Times New Roman" w:hAnsi="Times New Roman" w:cs="Times New Roman"/>
          <w:lang w:eastAsia="zh-CN"/>
        </w:rPr>
        <w:t xml:space="preserve">. In the brain, </w:t>
      </w:r>
      <w:r w:rsidR="00935EF5">
        <w:rPr>
          <w:rFonts w:ascii="Times New Roman" w:hAnsi="Times New Roman" w:cs="Times New Roman" w:hint="eastAsia"/>
          <w:lang w:eastAsia="zh-CN"/>
        </w:rPr>
        <w:t>9</w:t>
      </w:r>
      <w:r w:rsidR="002240FB" w:rsidRPr="002240FB">
        <w:rPr>
          <w:rFonts w:ascii="Times New Roman" w:hAnsi="Times New Roman" w:cs="Times New Roman"/>
          <w:lang w:eastAsia="zh-CN"/>
        </w:rPr>
        <w:t xml:space="preserve"> DEPs were mapped to this pathway, of which </w:t>
      </w:r>
      <w:r w:rsidR="00935EF5">
        <w:rPr>
          <w:rFonts w:ascii="Times New Roman" w:hAnsi="Times New Roman" w:cs="Times New Roman" w:hint="eastAsia"/>
          <w:lang w:eastAsia="zh-CN"/>
        </w:rPr>
        <w:t>8</w:t>
      </w:r>
      <w:r w:rsidR="002240FB" w:rsidRPr="002240FB">
        <w:rPr>
          <w:rFonts w:ascii="Times New Roman" w:hAnsi="Times New Roman" w:cs="Times New Roman"/>
          <w:lang w:eastAsia="zh-CN"/>
        </w:rPr>
        <w:t xml:space="preserve"> decreased and </w:t>
      </w:r>
      <w:r w:rsidR="00935EF5">
        <w:rPr>
          <w:rFonts w:ascii="Times New Roman" w:hAnsi="Times New Roman" w:cs="Times New Roman" w:hint="eastAsia"/>
          <w:lang w:eastAsia="zh-CN"/>
        </w:rPr>
        <w:t>1</w:t>
      </w:r>
      <w:r w:rsidR="002240FB" w:rsidRPr="002240FB">
        <w:rPr>
          <w:rFonts w:ascii="Times New Roman" w:hAnsi="Times New Roman" w:cs="Times New Roman"/>
          <w:lang w:eastAsia="zh-CN"/>
        </w:rPr>
        <w:t xml:space="preserve"> increased in abundance (Fig. </w:t>
      </w:r>
      <w:r w:rsidR="00D6046C">
        <w:rPr>
          <w:rFonts w:ascii="Times New Roman" w:hAnsi="Times New Roman" w:cs="Times New Roman" w:hint="eastAsia"/>
          <w:lang w:eastAsia="zh-CN"/>
        </w:rPr>
        <w:t>2</w:t>
      </w:r>
      <w:r w:rsidR="002240FB" w:rsidRPr="002240FB">
        <w:rPr>
          <w:rFonts w:ascii="Times New Roman" w:hAnsi="Times New Roman" w:cs="Times New Roman"/>
          <w:lang w:eastAsia="zh-CN"/>
        </w:rPr>
        <w:t xml:space="preserve">B). In contrast, </w:t>
      </w:r>
      <w:r w:rsidR="00370A5A">
        <w:rPr>
          <w:rFonts w:ascii="Times New Roman" w:hAnsi="Times New Roman" w:cs="Times New Roman" w:hint="eastAsia"/>
          <w:lang w:eastAsia="zh-CN"/>
        </w:rPr>
        <w:t>10</w:t>
      </w:r>
      <w:r w:rsidR="002240FB" w:rsidRPr="002240FB">
        <w:rPr>
          <w:rFonts w:ascii="Times New Roman" w:hAnsi="Times New Roman" w:cs="Times New Roman"/>
          <w:lang w:eastAsia="zh-CN"/>
        </w:rPr>
        <w:t xml:space="preserve"> OXPHOS-related DEPs in the liver were all downregulated (Fig. </w:t>
      </w:r>
      <w:r w:rsidR="00D6046C">
        <w:rPr>
          <w:rFonts w:ascii="Times New Roman" w:hAnsi="Times New Roman" w:cs="Times New Roman" w:hint="eastAsia"/>
          <w:lang w:eastAsia="zh-CN"/>
        </w:rPr>
        <w:t>2</w:t>
      </w:r>
      <w:r w:rsidR="002240FB" w:rsidRPr="002240FB">
        <w:rPr>
          <w:rFonts w:ascii="Times New Roman" w:hAnsi="Times New Roman" w:cs="Times New Roman"/>
          <w:lang w:eastAsia="zh-CN"/>
        </w:rPr>
        <w:t xml:space="preserve">D). During regeneration (SumAd vs. WinJu), OXPHOS remained significantly enriched in both tissues but exhibited complete reversal of directionality (Fig. </w:t>
      </w:r>
      <w:r w:rsidR="00D6046C">
        <w:rPr>
          <w:rFonts w:ascii="Times New Roman" w:hAnsi="Times New Roman" w:cs="Times New Roman" w:hint="eastAsia"/>
          <w:lang w:eastAsia="zh-CN"/>
        </w:rPr>
        <w:t>2</w:t>
      </w:r>
      <w:r w:rsidR="002240FB" w:rsidRPr="002240FB">
        <w:rPr>
          <w:rFonts w:ascii="Times New Roman" w:hAnsi="Times New Roman" w:cs="Times New Roman"/>
          <w:lang w:eastAsia="zh-CN"/>
        </w:rPr>
        <w:t xml:space="preserve">E, G): </w:t>
      </w:r>
      <w:r w:rsidR="001176D4">
        <w:rPr>
          <w:rFonts w:ascii="Times New Roman" w:hAnsi="Times New Roman" w:cs="Times New Roman" w:hint="eastAsia"/>
          <w:lang w:eastAsia="zh-CN"/>
        </w:rPr>
        <w:t>12</w:t>
      </w:r>
      <w:r w:rsidR="002240FB" w:rsidRPr="002240FB">
        <w:rPr>
          <w:rFonts w:ascii="Times New Roman" w:hAnsi="Times New Roman" w:cs="Times New Roman"/>
          <w:lang w:eastAsia="zh-CN"/>
        </w:rPr>
        <w:t xml:space="preserve"> DEPs were upregulated in the regenerating brain (padj &lt; 0.01</w:t>
      </w:r>
      <w:r w:rsidR="005B6C62">
        <w:rPr>
          <w:rFonts w:ascii="Times New Roman" w:hAnsi="Times New Roman" w:cs="Times New Roman"/>
          <w:lang w:eastAsia="zh-CN"/>
        </w:rPr>
        <w:t>,</w:t>
      </w:r>
      <w:r w:rsidR="006E7765">
        <w:rPr>
          <w:rFonts w:ascii="Times New Roman" w:hAnsi="Times New Roman" w:cs="Times New Roman"/>
          <w:lang w:eastAsia="zh-CN"/>
        </w:rPr>
        <w:t xml:space="preserve"> zscore </w:t>
      </w:r>
      <w:r w:rsidR="002240FB" w:rsidRPr="002240FB">
        <w:rPr>
          <w:rFonts w:ascii="Times New Roman" w:hAnsi="Times New Roman" w:cs="Times New Roman"/>
          <w:lang w:eastAsia="zh-CN"/>
        </w:rPr>
        <w:t xml:space="preserve">= 3.46), </w:t>
      </w:r>
      <w:r w:rsidR="002240FB" w:rsidRPr="002240FB">
        <w:rPr>
          <w:rFonts w:ascii="Times New Roman" w:hAnsi="Times New Roman" w:cs="Times New Roman"/>
          <w:lang w:eastAsia="zh-CN"/>
        </w:rPr>
        <w:lastRenderedPageBreak/>
        <w:t xml:space="preserve">whereas </w:t>
      </w:r>
      <w:r w:rsidR="001176D4">
        <w:rPr>
          <w:rFonts w:ascii="Times New Roman" w:hAnsi="Times New Roman" w:cs="Times New Roman" w:hint="eastAsia"/>
          <w:lang w:eastAsia="zh-CN"/>
        </w:rPr>
        <w:t>15</w:t>
      </w:r>
      <w:r w:rsidR="002240FB" w:rsidRPr="002240FB">
        <w:rPr>
          <w:rFonts w:ascii="Times New Roman" w:hAnsi="Times New Roman" w:cs="Times New Roman"/>
          <w:lang w:eastAsia="zh-CN"/>
        </w:rPr>
        <w:t xml:space="preserve"> DEPs were downregulated and </w:t>
      </w:r>
      <w:r w:rsidR="001176D4">
        <w:rPr>
          <w:rFonts w:ascii="Times New Roman" w:hAnsi="Times New Roman" w:cs="Times New Roman" w:hint="eastAsia"/>
          <w:lang w:eastAsia="zh-CN"/>
        </w:rPr>
        <w:t>5</w:t>
      </w:r>
      <w:r w:rsidR="002240FB" w:rsidRPr="002240FB">
        <w:rPr>
          <w:rFonts w:ascii="Times New Roman" w:hAnsi="Times New Roman" w:cs="Times New Roman"/>
          <w:lang w:eastAsia="zh-CN"/>
        </w:rPr>
        <w:t xml:space="preserve"> upregulated in the liver (padj &lt; 0.001</w:t>
      </w:r>
      <w:r w:rsidR="005B6C62">
        <w:rPr>
          <w:rFonts w:ascii="Times New Roman" w:hAnsi="Times New Roman" w:cs="Times New Roman"/>
          <w:lang w:eastAsia="zh-CN"/>
        </w:rPr>
        <w:t xml:space="preserve">, </w:t>
      </w:r>
      <w:r w:rsidR="006E7765">
        <w:rPr>
          <w:rFonts w:ascii="Times New Roman" w:hAnsi="Times New Roman" w:cs="Times New Roman"/>
          <w:lang w:eastAsia="zh-CN"/>
        </w:rPr>
        <w:t xml:space="preserve">zscore </w:t>
      </w:r>
      <w:r w:rsidR="002240FB" w:rsidRPr="002240FB">
        <w:rPr>
          <w:rFonts w:ascii="Times New Roman" w:hAnsi="Times New Roman" w:cs="Times New Roman"/>
          <w:lang w:eastAsia="zh-CN"/>
        </w:rPr>
        <w:t>= −2.24)</w:t>
      </w:r>
      <w:r w:rsidR="007901D6">
        <w:rPr>
          <w:rFonts w:ascii="Times New Roman" w:hAnsi="Times New Roman" w:cs="Times New Roman" w:hint="eastAsia"/>
          <w:lang w:eastAsia="zh-CN"/>
        </w:rPr>
        <w:t xml:space="preserve"> (</w:t>
      </w:r>
      <w:r w:rsidR="007901D6" w:rsidRPr="002240FB">
        <w:rPr>
          <w:rFonts w:ascii="Times New Roman" w:hAnsi="Times New Roman" w:cs="Times New Roman"/>
          <w:lang w:eastAsia="zh-CN"/>
        </w:rPr>
        <w:t xml:space="preserve">Fig. </w:t>
      </w:r>
      <w:r w:rsidR="00D6046C">
        <w:rPr>
          <w:rFonts w:ascii="Times New Roman" w:hAnsi="Times New Roman" w:cs="Times New Roman" w:hint="eastAsia"/>
          <w:lang w:eastAsia="zh-CN"/>
        </w:rPr>
        <w:t>2</w:t>
      </w:r>
      <w:r w:rsidR="00111427">
        <w:rPr>
          <w:rFonts w:ascii="Times New Roman" w:hAnsi="Times New Roman" w:cs="Times New Roman" w:hint="eastAsia"/>
          <w:lang w:eastAsia="zh-CN"/>
        </w:rPr>
        <w:t>F</w:t>
      </w:r>
      <w:r w:rsidR="007901D6" w:rsidRPr="002240FB">
        <w:rPr>
          <w:rFonts w:ascii="Times New Roman" w:hAnsi="Times New Roman" w:cs="Times New Roman"/>
          <w:lang w:eastAsia="zh-CN"/>
        </w:rPr>
        <w:t xml:space="preserve">, </w:t>
      </w:r>
      <w:r w:rsidR="00111427">
        <w:rPr>
          <w:rFonts w:ascii="Times New Roman" w:hAnsi="Times New Roman" w:cs="Times New Roman" w:hint="eastAsia"/>
          <w:lang w:eastAsia="zh-CN"/>
        </w:rPr>
        <w:t>H</w:t>
      </w:r>
      <w:r w:rsidR="007901D6">
        <w:rPr>
          <w:rFonts w:ascii="Times New Roman" w:hAnsi="Times New Roman" w:cs="Times New Roman" w:hint="eastAsia"/>
          <w:lang w:eastAsia="zh-CN"/>
        </w:rPr>
        <w:t>)</w:t>
      </w:r>
      <w:r w:rsidR="002240FB" w:rsidRPr="002240FB">
        <w:rPr>
          <w:rFonts w:ascii="Times New Roman" w:hAnsi="Times New Roman" w:cs="Times New Roman"/>
          <w:lang w:eastAsia="zh-CN"/>
        </w:rPr>
        <w:t xml:space="preserve">. These coordinated inversions highlight organ-specific reprogramming of mitochondrial respiration across seasonal phases, </w:t>
      </w:r>
      <w:r w:rsidR="00874BBA">
        <w:rPr>
          <w:rFonts w:ascii="Times New Roman" w:hAnsi="Times New Roman" w:cs="Times New Roman" w:hint="eastAsia"/>
          <w:lang w:eastAsia="zh-CN"/>
        </w:rPr>
        <w:t xml:space="preserve">indicate the </w:t>
      </w:r>
      <w:r w:rsidR="00B0398C">
        <w:rPr>
          <w:rFonts w:ascii="Times New Roman" w:hAnsi="Times New Roman" w:cs="Times New Roman" w:hint="eastAsia"/>
          <w:lang w:eastAsia="zh-CN"/>
        </w:rPr>
        <w:t>underlying</w:t>
      </w:r>
      <w:r w:rsidR="002240FB" w:rsidRPr="002240FB">
        <w:rPr>
          <w:rFonts w:ascii="Times New Roman" w:hAnsi="Times New Roman" w:cs="Times New Roman"/>
          <w:lang w:eastAsia="zh-CN"/>
        </w:rPr>
        <w:t xml:space="preserve"> liver</w:t>
      </w:r>
      <w:r w:rsidR="002F19E1">
        <w:rPr>
          <w:rFonts w:ascii="Times New Roman" w:hAnsi="Times New Roman" w:cs="Times New Roman" w:hint="eastAsia"/>
          <w:lang w:eastAsia="zh-CN"/>
        </w:rPr>
        <w:t>-</w:t>
      </w:r>
      <w:r w:rsidR="002240FB" w:rsidRPr="002240FB">
        <w:rPr>
          <w:rFonts w:ascii="Times New Roman" w:hAnsi="Times New Roman" w:cs="Times New Roman"/>
          <w:lang w:eastAsia="zh-CN"/>
        </w:rPr>
        <w:t xml:space="preserve">brain metabolic </w:t>
      </w:r>
      <w:r w:rsidR="005C7C3E" w:rsidRPr="00CB6E0C">
        <w:rPr>
          <w:rFonts w:ascii="Times New Roman" w:hAnsi="Times New Roman" w:cs="Times New Roman"/>
          <w:lang w:eastAsia="zh-CN"/>
        </w:rPr>
        <w:t>crosstalk</w:t>
      </w:r>
      <w:r w:rsidR="002240FB" w:rsidRPr="002240FB">
        <w:rPr>
          <w:rFonts w:ascii="Times New Roman" w:hAnsi="Times New Roman" w:cs="Times New Roman"/>
          <w:lang w:eastAsia="zh-CN"/>
        </w:rPr>
        <w:t xml:space="preserve"> in </w:t>
      </w:r>
      <w:r w:rsidR="002F19E1">
        <w:rPr>
          <w:rFonts w:ascii="Times New Roman" w:hAnsi="Times New Roman" w:cs="Times New Roman" w:hint="eastAsia"/>
          <w:lang w:eastAsia="zh-CN"/>
        </w:rPr>
        <w:t>shrew</w:t>
      </w:r>
      <w:r w:rsidR="00B0398C">
        <w:rPr>
          <w:rFonts w:ascii="Times New Roman" w:hAnsi="Times New Roman" w:cs="Times New Roman" w:hint="eastAsia"/>
          <w:lang w:eastAsia="zh-CN"/>
        </w:rPr>
        <w:t>s</w:t>
      </w:r>
      <w:r w:rsidR="002F19E1">
        <w:rPr>
          <w:rFonts w:ascii="Times New Roman" w:hAnsi="Times New Roman" w:cs="Times New Roman" w:hint="eastAsia"/>
          <w:lang w:eastAsia="zh-CN"/>
        </w:rPr>
        <w:t>.</w:t>
      </w:r>
    </w:p>
    <w:p w14:paraId="3C845A92" w14:textId="120EBBDD" w:rsidR="00BF6B68" w:rsidRDefault="00BF6B68" w:rsidP="00C32AAB">
      <w:pPr>
        <w:pBdr>
          <w:top w:val="nil"/>
          <w:left w:val="nil"/>
          <w:bottom w:val="nil"/>
          <w:right w:val="nil"/>
          <w:between w:val="nil"/>
        </w:pBdr>
        <w:jc w:val="both"/>
        <w:rPr>
          <w:rFonts w:ascii="Times New Roman" w:hAnsi="Times New Roman" w:cs="Times New Roman"/>
          <w:lang w:eastAsia="zh-CN"/>
        </w:rPr>
      </w:pPr>
      <w:r w:rsidRPr="00BF6B68">
        <w:rPr>
          <w:rFonts w:ascii="Times New Roman" w:hAnsi="Times New Roman" w:cs="Times New Roman"/>
          <w:lang w:eastAsia="zh-CN"/>
        </w:rPr>
        <w:t>Carbohydrate metabolism pathways in the brain also exhibited pronounced seasonal shifts</w:t>
      </w:r>
      <w:r w:rsidR="00FF00E0">
        <w:rPr>
          <w:rFonts w:ascii="Times New Roman" w:hAnsi="Times New Roman" w:cs="Times New Roman" w:hint="eastAsia"/>
          <w:lang w:eastAsia="zh-CN"/>
        </w:rPr>
        <w:t xml:space="preserve"> (</w:t>
      </w:r>
      <w:r w:rsidR="00FF00E0" w:rsidRPr="002240FB">
        <w:rPr>
          <w:rFonts w:ascii="Times New Roman" w:hAnsi="Times New Roman" w:cs="Times New Roman"/>
          <w:lang w:eastAsia="zh-CN"/>
        </w:rPr>
        <w:t xml:space="preserve">Fig. </w:t>
      </w:r>
      <w:r w:rsidR="001A7EFA">
        <w:rPr>
          <w:rFonts w:ascii="Times New Roman" w:hAnsi="Times New Roman" w:cs="Times New Roman" w:hint="eastAsia"/>
          <w:lang w:eastAsia="zh-CN"/>
        </w:rPr>
        <w:t>2</w:t>
      </w:r>
      <w:r w:rsidR="00B9589F">
        <w:rPr>
          <w:rFonts w:ascii="Times New Roman" w:hAnsi="Times New Roman" w:cs="Times New Roman" w:hint="eastAsia"/>
          <w:lang w:eastAsia="zh-CN"/>
        </w:rPr>
        <w:t xml:space="preserve"> </w:t>
      </w:r>
      <w:r w:rsidR="001F0E8A">
        <w:rPr>
          <w:rFonts w:ascii="Times New Roman" w:hAnsi="Times New Roman" w:cs="Times New Roman" w:hint="eastAsia"/>
          <w:lang w:eastAsia="zh-CN"/>
        </w:rPr>
        <w:t>A</w:t>
      </w:r>
      <w:r w:rsidR="00FF00E0" w:rsidRPr="002240FB">
        <w:rPr>
          <w:rFonts w:ascii="Times New Roman" w:hAnsi="Times New Roman" w:cs="Times New Roman"/>
          <w:lang w:eastAsia="zh-CN"/>
        </w:rPr>
        <w:t xml:space="preserve">, </w:t>
      </w:r>
      <w:r w:rsidR="001F0E8A">
        <w:rPr>
          <w:rFonts w:ascii="Times New Roman" w:hAnsi="Times New Roman" w:cs="Times New Roman" w:hint="eastAsia"/>
          <w:lang w:eastAsia="zh-CN"/>
        </w:rPr>
        <w:t>E</w:t>
      </w:r>
      <w:r w:rsidR="00FF00E0">
        <w:rPr>
          <w:rFonts w:ascii="Times New Roman" w:hAnsi="Times New Roman" w:cs="Times New Roman" w:hint="eastAsia"/>
          <w:lang w:eastAsia="zh-CN"/>
        </w:rPr>
        <w:t>)</w:t>
      </w:r>
      <w:r w:rsidRPr="00BF6B68">
        <w:rPr>
          <w:rFonts w:ascii="Times New Roman" w:hAnsi="Times New Roman" w:cs="Times New Roman"/>
          <w:lang w:eastAsia="zh-CN"/>
        </w:rPr>
        <w:t>. In the atrophic brain, glycolysis/gluconeogenesis (padj &lt; 0.05</w:t>
      </w:r>
      <w:r>
        <w:rPr>
          <w:rFonts w:ascii="Times New Roman" w:hAnsi="Times New Roman" w:cs="Times New Roman"/>
          <w:lang w:eastAsia="zh-CN"/>
        </w:rPr>
        <w:t>,</w:t>
      </w:r>
      <w:r w:rsidR="006E7765">
        <w:rPr>
          <w:rFonts w:ascii="Times New Roman" w:hAnsi="Times New Roman" w:cs="Times New Roman"/>
          <w:lang w:eastAsia="zh-CN"/>
        </w:rPr>
        <w:t xml:space="preserve"> zscore</w:t>
      </w:r>
      <w:r>
        <w:rPr>
          <w:rFonts w:ascii="Times New Roman" w:hAnsi="Times New Roman" w:cs="Times New Roman"/>
          <w:lang w:eastAsia="zh-CN"/>
        </w:rPr>
        <w:t xml:space="preserve"> </w:t>
      </w:r>
      <w:r w:rsidRPr="00BF6B68">
        <w:rPr>
          <w:rFonts w:ascii="Times New Roman" w:hAnsi="Times New Roman" w:cs="Times New Roman"/>
          <w:lang w:eastAsia="zh-CN"/>
        </w:rPr>
        <w:t>= −0.82) and pyruvate metabolism (padj &lt; 0.05</w:t>
      </w:r>
      <w:r>
        <w:rPr>
          <w:rFonts w:ascii="Times New Roman" w:hAnsi="Times New Roman" w:cs="Times New Roman"/>
          <w:lang w:eastAsia="zh-CN"/>
        </w:rPr>
        <w:t>,</w:t>
      </w:r>
      <w:r w:rsidR="006E7765">
        <w:rPr>
          <w:rFonts w:ascii="Times New Roman" w:hAnsi="Times New Roman" w:cs="Times New Roman"/>
          <w:lang w:eastAsia="zh-CN"/>
        </w:rPr>
        <w:t xml:space="preserve"> zscore</w:t>
      </w:r>
      <w:r>
        <w:rPr>
          <w:rFonts w:ascii="Times New Roman" w:hAnsi="Times New Roman" w:cs="Times New Roman"/>
          <w:lang w:eastAsia="zh-CN"/>
        </w:rPr>
        <w:t xml:space="preserve"> </w:t>
      </w:r>
      <w:r w:rsidRPr="00BF6B68">
        <w:rPr>
          <w:rFonts w:ascii="Times New Roman" w:hAnsi="Times New Roman" w:cs="Times New Roman"/>
          <w:lang w:eastAsia="zh-CN"/>
        </w:rPr>
        <w:t>= −0.45) were significantly enriched with negative</w:t>
      </w:r>
      <w:r w:rsidR="006E7765">
        <w:rPr>
          <w:rFonts w:ascii="Times New Roman" w:hAnsi="Times New Roman" w:cs="Times New Roman"/>
          <w:lang w:eastAsia="zh-CN"/>
        </w:rPr>
        <w:t xml:space="preserve"> zscore</w:t>
      </w:r>
      <w:r w:rsidRPr="00BF6B68">
        <w:rPr>
          <w:rFonts w:ascii="Times New Roman" w:hAnsi="Times New Roman" w:cs="Times New Roman"/>
          <w:lang w:eastAsia="zh-CN"/>
        </w:rPr>
        <w:t>s, reflecting a predominance of downregulated proteins and reduced carbohydrate oxidation. In contrast, in the regenerative</w:t>
      </w:r>
      <w:r w:rsidR="004D42B2">
        <w:rPr>
          <w:rFonts w:ascii="Times New Roman" w:hAnsi="Times New Roman" w:cs="Times New Roman" w:hint="eastAsia"/>
          <w:lang w:eastAsia="zh-CN"/>
        </w:rPr>
        <w:t xml:space="preserve"> </w:t>
      </w:r>
      <w:r w:rsidRPr="00BF6B68">
        <w:rPr>
          <w:rFonts w:ascii="Times New Roman" w:hAnsi="Times New Roman" w:cs="Times New Roman"/>
          <w:lang w:eastAsia="zh-CN"/>
        </w:rPr>
        <w:t>brain, glycolysis/gluconeogenesis (padj &lt; 0.01</w:t>
      </w:r>
      <w:r>
        <w:rPr>
          <w:rFonts w:ascii="Times New Roman" w:hAnsi="Times New Roman" w:cs="Times New Roman"/>
          <w:lang w:eastAsia="zh-CN"/>
        </w:rPr>
        <w:t>,</w:t>
      </w:r>
      <w:r w:rsidR="006E7765">
        <w:rPr>
          <w:rFonts w:ascii="Times New Roman" w:hAnsi="Times New Roman" w:cs="Times New Roman"/>
          <w:lang w:eastAsia="zh-CN"/>
        </w:rPr>
        <w:t xml:space="preserve"> zscore</w:t>
      </w:r>
      <w:r>
        <w:rPr>
          <w:rFonts w:ascii="Times New Roman" w:hAnsi="Times New Roman" w:cs="Times New Roman"/>
          <w:lang w:eastAsia="zh-CN"/>
        </w:rPr>
        <w:t xml:space="preserve"> </w:t>
      </w:r>
      <w:r w:rsidRPr="00BF6B68">
        <w:rPr>
          <w:rFonts w:ascii="Times New Roman" w:hAnsi="Times New Roman" w:cs="Times New Roman"/>
          <w:lang w:eastAsia="zh-CN"/>
        </w:rPr>
        <w:t>= 2.65) and the citrate (TCA) cycle (padj &lt; 0.05</w:t>
      </w:r>
      <w:r>
        <w:rPr>
          <w:rFonts w:ascii="Times New Roman" w:hAnsi="Times New Roman" w:cs="Times New Roman"/>
          <w:lang w:eastAsia="zh-CN"/>
        </w:rPr>
        <w:t>,</w:t>
      </w:r>
      <w:r w:rsidR="006E7765">
        <w:rPr>
          <w:rFonts w:ascii="Times New Roman" w:hAnsi="Times New Roman" w:cs="Times New Roman"/>
          <w:lang w:eastAsia="zh-CN"/>
        </w:rPr>
        <w:t xml:space="preserve"> zscore</w:t>
      </w:r>
      <w:r>
        <w:rPr>
          <w:rFonts w:ascii="Times New Roman" w:hAnsi="Times New Roman" w:cs="Times New Roman"/>
          <w:lang w:eastAsia="zh-CN"/>
        </w:rPr>
        <w:t xml:space="preserve"> </w:t>
      </w:r>
      <w:r w:rsidRPr="00BF6B68">
        <w:rPr>
          <w:rFonts w:ascii="Times New Roman" w:hAnsi="Times New Roman" w:cs="Times New Roman"/>
          <w:lang w:eastAsia="zh-CN"/>
        </w:rPr>
        <w:t>= 2.00) were enriched with positive</w:t>
      </w:r>
      <w:r w:rsidR="006E7765">
        <w:rPr>
          <w:rFonts w:ascii="Times New Roman" w:hAnsi="Times New Roman" w:cs="Times New Roman"/>
          <w:lang w:eastAsia="zh-CN"/>
        </w:rPr>
        <w:t xml:space="preserve"> zscore</w:t>
      </w:r>
      <w:r w:rsidRPr="00BF6B68">
        <w:rPr>
          <w:rFonts w:ascii="Times New Roman" w:hAnsi="Times New Roman" w:cs="Times New Roman"/>
          <w:lang w:eastAsia="zh-CN"/>
        </w:rPr>
        <w:t xml:space="preserve">. Because gluconeogenesis in the brain is limited and largely astrocyte-restricted </w:t>
      </w:r>
      <w:sdt>
        <w:sdtPr>
          <w:rPr>
            <w:rFonts w:ascii="Times New Roman" w:hAnsi="Times New Roman" w:cs="Times New Roman"/>
            <w:color w:val="000000"/>
            <w:highlight w:val="white"/>
            <w:lang w:eastAsia="zh-CN"/>
          </w:rPr>
          <w:alias w:val="Citation"/>
          <w:tag w:val="{&quot;referencesIds&quot;:[&quot;doc:68e7cd60bbcd240f9ce47d74&quot;],&quot;referencesOptions&quot;:{&quot;doc:68e7cd60bbcd240f9ce47d74&quot;:{&quot;author&quot;:true,&quot;year&quot;:true,&quot;formatAuthorYear&quot;:false,&quot;pageReplace&quot;:&quot;&quot;,&quot;additionalField&quot;:&quot;&quot;,&quot;additionalValue&quot;:&quot;&quot;,&quot;prefix&quot;:&quot;&quot;,&quot;suffix&quot;:&quot;&quot;}},&quot;hasBrokenReferences&quot;:false,&quot;hasManualEdits&quot;:false,&quot;isEmpty&quot;:false,&quot;citationType&quot;:&quot;inline&quot;,&quot;id&quot;:-1892567483,&quot;citationText&quot;:&quot;&lt;span style=\&quot;font-family:Times New Roman;font-size:14.666666666666666px;color:#000000\&quot;&gt;(Yip et al. 2017 521)&lt;/span&gt;&quot;}"/>
          <w:id w:val="-1892567483"/>
          <w:placeholder>
            <w:docPart w:val="AE7EB824D1BB4F629A2C1C677EBFD4DA"/>
          </w:placeholder>
        </w:sdtPr>
        <w:sdtEndPr/>
        <w:sdtContent>
          <w:ins w:id="88" w:author="Yuanyuan Zeng" w:date="2026-02-10T12:45:00Z" w16du:dateUtc="2026-02-10T11:45:00Z">
            <w:r w:rsidR="000C01F3">
              <w:rPr>
                <w:rFonts w:ascii="Times New Roman" w:hAnsi="Times New Roman" w:cs="Times New Roman"/>
                <w:color w:val="000000"/>
              </w:rPr>
              <w:t>(Yip et al. 2017 521)</w:t>
            </w:r>
          </w:ins>
          <w:del w:id="89" w:author="Yuanyuan Zeng" w:date="2026-02-10T12:29:00Z" w16du:dateUtc="2026-02-10T11:29:00Z">
            <w:r w:rsidR="00E37628" w:rsidRPr="000C01F3" w:rsidDel="00CB1704">
              <w:rPr>
                <w:rFonts w:ascii="Times New Roman" w:hAnsi="Times New Roman" w:cs="Times New Roman"/>
                <w:color w:val="000000"/>
                <w:highlight w:val="white"/>
                <w:rPrChange w:id="90" w:author="Yuanyuan Zeng" w:date="2026-02-10T12:45:00Z" w16du:dateUtc="2026-02-10T11:45:00Z">
                  <w:rPr>
                    <w:rFonts w:ascii="Times New Roman" w:hAnsi="Times New Roman" w:cs="Times New Roman"/>
                    <w:color w:val="000000"/>
                  </w:rPr>
                </w:rPrChange>
              </w:rPr>
              <w:delText>[21]</w:delText>
            </w:r>
          </w:del>
        </w:sdtContent>
      </w:sdt>
      <w:r w:rsidRPr="00BF6B68">
        <w:rPr>
          <w:rFonts w:ascii="Times New Roman" w:hAnsi="Times New Roman" w:cs="Times New Roman"/>
          <w:lang w:eastAsia="zh-CN"/>
        </w:rPr>
        <w:t>, these data indicate a shift toward enhanced glycolytic and TCA-cycle activity.</w:t>
      </w:r>
      <w:r w:rsidR="00FF5910">
        <w:rPr>
          <w:rFonts w:ascii="Times New Roman" w:hAnsi="Times New Roman" w:cs="Times New Roman" w:hint="eastAsia"/>
          <w:lang w:eastAsia="zh-CN"/>
        </w:rPr>
        <w:t xml:space="preserve"> </w:t>
      </w:r>
      <w:r w:rsidR="00FF5910" w:rsidRPr="00FF5910">
        <w:rPr>
          <w:rFonts w:ascii="Times New Roman" w:hAnsi="Times New Roman" w:cs="Times New Roman"/>
          <w:lang w:eastAsia="zh-CN"/>
        </w:rPr>
        <w:t>Such seasonal flexibility in cerebral energy metabolism likely represents a key adaptive strategy that supports overwintering survival in shrews.</w:t>
      </w:r>
    </w:p>
    <w:p w14:paraId="68E7F7B0" w14:textId="6E794FE1" w:rsidR="005C50EE" w:rsidRDefault="005C50EE" w:rsidP="00C32AAB">
      <w:pPr>
        <w:pBdr>
          <w:top w:val="nil"/>
          <w:left w:val="nil"/>
          <w:bottom w:val="nil"/>
          <w:right w:val="nil"/>
          <w:between w:val="nil"/>
        </w:pBdr>
        <w:jc w:val="both"/>
        <w:rPr>
          <w:rFonts w:ascii="Times New Roman" w:hAnsi="Times New Roman" w:cs="Times New Roman"/>
          <w:lang w:eastAsia="zh-CN"/>
        </w:rPr>
      </w:pPr>
      <w:r w:rsidRPr="0055710B">
        <w:rPr>
          <w:rFonts w:ascii="Times New Roman" w:hAnsi="Times New Roman" w:cs="Times New Roman"/>
          <w:lang w:eastAsia="zh-CN"/>
        </w:rPr>
        <w:t>Notably,</w:t>
      </w:r>
      <w:r w:rsidRPr="005C50EE">
        <w:rPr>
          <w:rFonts w:ascii="Times New Roman" w:hAnsi="Times New Roman" w:cs="Times New Roman"/>
          <w:lang w:eastAsia="zh-CN"/>
        </w:rPr>
        <w:t xml:space="preserve"> protein synthesis pathways also exhibited divergent regulation between tissues</w:t>
      </w:r>
      <w:r w:rsidR="00240C7B">
        <w:rPr>
          <w:rFonts w:ascii="Times New Roman" w:hAnsi="Times New Roman" w:cs="Times New Roman" w:hint="eastAsia"/>
          <w:lang w:eastAsia="zh-CN"/>
        </w:rPr>
        <w:t xml:space="preserve"> (</w:t>
      </w:r>
      <w:r w:rsidR="005E6187" w:rsidRPr="002240FB">
        <w:rPr>
          <w:rFonts w:ascii="Times New Roman" w:hAnsi="Times New Roman" w:cs="Times New Roman"/>
          <w:lang w:eastAsia="zh-CN"/>
        </w:rPr>
        <w:t xml:space="preserve">Fig. </w:t>
      </w:r>
      <w:r w:rsidR="001A7EFA">
        <w:rPr>
          <w:rFonts w:ascii="Times New Roman" w:hAnsi="Times New Roman" w:cs="Times New Roman" w:hint="eastAsia"/>
          <w:lang w:eastAsia="zh-CN"/>
        </w:rPr>
        <w:t>2</w:t>
      </w:r>
      <w:r w:rsidR="00B9589F">
        <w:rPr>
          <w:rFonts w:ascii="Times New Roman" w:hAnsi="Times New Roman" w:cs="Times New Roman" w:hint="eastAsia"/>
          <w:lang w:eastAsia="zh-CN"/>
        </w:rPr>
        <w:t xml:space="preserve"> </w:t>
      </w:r>
      <w:r w:rsidR="005E6187">
        <w:rPr>
          <w:rFonts w:ascii="Times New Roman" w:hAnsi="Times New Roman" w:cs="Times New Roman" w:hint="eastAsia"/>
          <w:lang w:eastAsia="zh-CN"/>
        </w:rPr>
        <w:t>E</w:t>
      </w:r>
      <w:r w:rsidR="005E6187" w:rsidRPr="002240FB">
        <w:rPr>
          <w:rFonts w:ascii="Times New Roman" w:hAnsi="Times New Roman" w:cs="Times New Roman"/>
          <w:lang w:eastAsia="zh-CN"/>
        </w:rPr>
        <w:t xml:space="preserve">, </w:t>
      </w:r>
      <w:r w:rsidR="005E6187">
        <w:rPr>
          <w:rFonts w:ascii="Times New Roman" w:hAnsi="Times New Roman" w:cs="Times New Roman" w:hint="eastAsia"/>
          <w:lang w:eastAsia="zh-CN"/>
        </w:rPr>
        <w:t>G</w:t>
      </w:r>
      <w:r w:rsidR="00240C7B">
        <w:rPr>
          <w:rFonts w:ascii="Times New Roman" w:hAnsi="Times New Roman" w:cs="Times New Roman" w:hint="eastAsia"/>
          <w:lang w:eastAsia="zh-CN"/>
        </w:rPr>
        <w:t>)</w:t>
      </w:r>
      <w:r w:rsidRPr="005C50EE">
        <w:rPr>
          <w:rFonts w:ascii="Times New Roman" w:hAnsi="Times New Roman" w:cs="Times New Roman"/>
          <w:lang w:eastAsia="zh-CN"/>
        </w:rPr>
        <w:t>. During the regenerative phase, the ribosome pathway showed opposite expression patterns in the brain and liver (padj &lt; 0.001</w:t>
      </w:r>
      <w:r w:rsidR="00B63831">
        <w:rPr>
          <w:rFonts w:ascii="Times New Roman" w:hAnsi="Times New Roman" w:cs="Times New Roman"/>
          <w:lang w:eastAsia="zh-CN"/>
        </w:rPr>
        <w:t>,</w:t>
      </w:r>
      <w:r w:rsidR="006E7765">
        <w:rPr>
          <w:rFonts w:ascii="Times New Roman" w:hAnsi="Times New Roman" w:cs="Times New Roman"/>
          <w:lang w:eastAsia="zh-CN"/>
        </w:rPr>
        <w:t xml:space="preserve"> zscore </w:t>
      </w:r>
      <w:r w:rsidRPr="005C50EE">
        <w:rPr>
          <w:rFonts w:ascii="Times New Roman" w:hAnsi="Times New Roman" w:cs="Times New Roman"/>
          <w:lang w:eastAsia="zh-CN"/>
        </w:rPr>
        <w:t>= 4.24 in the brain; padj &lt; 0.01</w:t>
      </w:r>
      <w:r w:rsidR="00B63831">
        <w:rPr>
          <w:rFonts w:ascii="Times New Roman" w:hAnsi="Times New Roman" w:cs="Times New Roman"/>
          <w:lang w:eastAsia="zh-CN"/>
        </w:rPr>
        <w:t xml:space="preserve">, </w:t>
      </w:r>
      <w:r w:rsidR="006E7765">
        <w:rPr>
          <w:rFonts w:ascii="Times New Roman" w:hAnsi="Times New Roman" w:cs="Times New Roman"/>
          <w:lang w:eastAsia="zh-CN"/>
        </w:rPr>
        <w:t>zscore</w:t>
      </w:r>
      <w:r w:rsidR="00B63831">
        <w:rPr>
          <w:rFonts w:ascii="Times New Roman" w:hAnsi="Times New Roman" w:cs="Times New Roman"/>
          <w:lang w:eastAsia="zh-CN"/>
        </w:rPr>
        <w:t xml:space="preserve"> </w:t>
      </w:r>
      <w:r w:rsidRPr="005C50EE">
        <w:rPr>
          <w:rFonts w:ascii="Times New Roman" w:hAnsi="Times New Roman" w:cs="Times New Roman"/>
          <w:lang w:eastAsia="zh-CN"/>
        </w:rPr>
        <w:t xml:space="preserve">= −3.21 in the liver). In the SumAd brain, 18 upregulated DEPs were enriched in this pathway, whereas in the liver, only </w:t>
      </w:r>
      <w:r w:rsidR="00B63831">
        <w:rPr>
          <w:rFonts w:ascii="Times New Roman" w:hAnsi="Times New Roman" w:cs="Times New Roman" w:hint="eastAsia"/>
          <w:lang w:eastAsia="zh-CN"/>
        </w:rPr>
        <w:t>1</w:t>
      </w:r>
      <w:r w:rsidRPr="005C50EE">
        <w:rPr>
          <w:rFonts w:ascii="Times New Roman" w:hAnsi="Times New Roman" w:cs="Times New Roman"/>
          <w:lang w:eastAsia="zh-CN"/>
        </w:rPr>
        <w:t xml:space="preserve"> upregulated and 13 downregulated DEPs were detected. This reciprocal regulation suggests distinct translational demands accompanying organ-specific functional recovery.</w:t>
      </w:r>
    </w:p>
    <w:p w14:paraId="721338E8" w14:textId="051D13A1" w:rsidR="00524F02" w:rsidRDefault="002F6D49" w:rsidP="00462468">
      <w:pPr>
        <w:pBdr>
          <w:top w:val="nil"/>
          <w:left w:val="nil"/>
          <w:bottom w:val="nil"/>
          <w:right w:val="nil"/>
          <w:between w:val="nil"/>
        </w:pBdr>
        <w:spacing w:after="0"/>
        <w:jc w:val="both"/>
        <w:rPr>
          <w:rFonts w:ascii="Times New Roman" w:hAnsi="Times New Roman" w:cs="Times New Roman"/>
          <w:b/>
          <w:color w:val="000000"/>
          <w:lang w:eastAsia="zh-CN"/>
        </w:rPr>
      </w:pPr>
      <w:r w:rsidRPr="002F6D49">
        <w:rPr>
          <w:rFonts w:ascii="Times New Roman" w:hAnsi="Times New Roman" w:cs="Times New Roman"/>
          <w:b/>
          <w:color w:val="000000"/>
          <w:lang w:eastAsia="zh-CN"/>
        </w:rPr>
        <w:t xml:space="preserve">Temporal expression </w:t>
      </w:r>
      <w:r w:rsidR="006A4FE0">
        <w:rPr>
          <w:rFonts w:ascii="Times New Roman" w:hAnsi="Times New Roman" w:cs="Times New Roman" w:hint="eastAsia"/>
          <w:b/>
          <w:color w:val="000000"/>
          <w:lang w:eastAsia="zh-CN"/>
        </w:rPr>
        <w:t>clustering</w:t>
      </w:r>
      <w:r>
        <w:rPr>
          <w:rFonts w:ascii="Times New Roman" w:hAnsi="Times New Roman" w:cs="Times New Roman" w:hint="eastAsia"/>
          <w:b/>
          <w:color w:val="000000"/>
          <w:lang w:eastAsia="zh-CN"/>
        </w:rPr>
        <w:t xml:space="preserve"> reveals </w:t>
      </w:r>
      <w:r w:rsidR="00B822D3">
        <w:rPr>
          <w:rFonts w:ascii="Times New Roman" w:hAnsi="Times New Roman" w:cs="Times New Roman" w:hint="eastAsia"/>
          <w:b/>
          <w:color w:val="000000"/>
          <w:lang w:eastAsia="zh-CN"/>
        </w:rPr>
        <w:t xml:space="preserve">dynamic </w:t>
      </w:r>
      <w:r w:rsidR="00C77A26">
        <w:rPr>
          <w:rFonts w:ascii="Times New Roman" w:hAnsi="Times New Roman" w:cs="Times New Roman"/>
          <w:b/>
          <w:color w:val="000000"/>
          <w:lang w:eastAsia="zh-CN"/>
        </w:rPr>
        <w:t>expressions</w:t>
      </w:r>
      <w:r w:rsidR="00C22C7F">
        <w:rPr>
          <w:rFonts w:ascii="Times New Roman" w:hAnsi="Times New Roman" w:cs="Times New Roman" w:hint="eastAsia"/>
          <w:b/>
          <w:color w:val="000000"/>
          <w:lang w:eastAsia="zh-CN"/>
        </w:rPr>
        <w:t xml:space="preserve"> and function </w:t>
      </w:r>
      <w:r w:rsidR="00B822D3">
        <w:rPr>
          <w:rFonts w:ascii="Times New Roman" w:hAnsi="Times New Roman" w:cs="Times New Roman" w:hint="eastAsia"/>
          <w:b/>
          <w:color w:val="000000"/>
          <w:lang w:eastAsia="zh-CN"/>
        </w:rPr>
        <w:t>changes in DEPs</w:t>
      </w:r>
    </w:p>
    <w:p w14:paraId="0B4ED5BF" w14:textId="3998B0DF" w:rsidR="00992283" w:rsidRDefault="00C77A26" w:rsidP="002C5796">
      <w:pPr>
        <w:pBdr>
          <w:top w:val="nil"/>
          <w:left w:val="nil"/>
          <w:bottom w:val="nil"/>
          <w:right w:val="nil"/>
          <w:between w:val="nil"/>
        </w:pBdr>
        <w:jc w:val="both"/>
        <w:rPr>
          <w:rFonts w:ascii="Times New Roman" w:hAnsi="Times New Roman" w:cs="Times New Roman"/>
          <w:lang w:eastAsia="zh-CN"/>
        </w:rPr>
      </w:pPr>
      <w:r w:rsidRPr="00C77A26">
        <w:rPr>
          <w:rFonts w:ascii="Times New Roman" w:hAnsi="Times New Roman" w:cs="Times New Roman"/>
          <w:lang w:eastAsia="zh-CN"/>
        </w:rPr>
        <w:t xml:space="preserve">This clustering framework captured temporally distinct expression patterns, </w:t>
      </w:r>
      <w:r w:rsidR="00B66B32" w:rsidRPr="00B66B32">
        <w:rPr>
          <w:rFonts w:ascii="Times New Roman" w:hAnsi="Times New Roman" w:cs="Times New Roman"/>
          <w:lang w:eastAsia="zh-CN"/>
        </w:rPr>
        <w:t>enabling us to describe the dynamics of protein abundance and its potential functions during seasonal changes with finer detail.</w:t>
      </w:r>
    </w:p>
    <w:p w14:paraId="3FB29C3E" w14:textId="78F3FBC3" w:rsidR="00FF70D8" w:rsidRDefault="007D7FDB" w:rsidP="002C5796">
      <w:pPr>
        <w:pBdr>
          <w:top w:val="nil"/>
          <w:left w:val="nil"/>
          <w:bottom w:val="nil"/>
          <w:right w:val="nil"/>
          <w:between w:val="nil"/>
        </w:pBdr>
        <w:jc w:val="both"/>
        <w:rPr>
          <w:rFonts w:ascii="Times New Roman" w:hAnsi="Times New Roman" w:cs="Times New Roman"/>
          <w:lang w:eastAsia="zh-CN"/>
        </w:rPr>
      </w:pPr>
      <w:r>
        <w:rPr>
          <w:rFonts w:ascii="Times New Roman" w:hAnsi="Times New Roman" w:cs="Times New Roman" w:hint="eastAsia"/>
          <w:lang w:eastAsia="zh-CN"/>
        </w:rPr>
        <w:t>I</w:t>
      </w:r>
      <w:r w:rsidR="00445849" w:rsidRPr="00445849">
        <w:rPr>
          <w:rFonts w:ascii="Times New Roman" w:hAnsi="Times New Roman" w:cs="Times New Roman"/>
          <w:lang w:eastAsia="zh-CN"/>
        </w:rPr>
        <w:t>n the atrophi</w:t>
      </w:r>
      <w:r w:rsidR="00797141">
        <w:rPr>
          <w:rFonts w:ascii="Times New Roman" w:hAnsi="Times New Roman" w:cs="Times New Roman" w:hint="eastAsia"/>
          <w:lang w:eastAsia="zh-CN"/>
        </w:rPr>
        <w:t>ed</w:t>
      </w:r>
      <w:r w:rsidR="00445849" w:rsidRPr="00445849">
        <w:rPr>
          <w:rFonts w:ascii="Times New Roman" w:hAnsi="Times New Roman" w:cs="Times New Roman"/>
          <w:lang w:eastAsia="zh-CN"/>
        </w:rPr>
        <w:t xml:space="preserve"> brain</w:t>
      </w:r>
      <w:r w:rsidR="00015A95">
        <w:rPr>
          <w:rFonts w:ascii="Times New Roman" w:hAnsi="Times New Roman" w:cs="Times New Roman" w:hint="eastAsia"/>
          <w:lang w:eastAsia="zh-CN"/>
        </w:rPr>
        <w:t>(</w:t>
      </w:r>
      <w:r w:rsidR="00015A95" w:rsidRPr="002240FB">
        <w:rPr>
          <w:rFonts w:ascii="Times New Roman" w:hAnsi="Times New Roman" w:cs="Times New Roman"/>
          <w:lang w:eastAsia="zh-CN"/>
        </w:rPr>
        <w:t xml:space="preserve">Fig. </w:t>
      </w:r>
      <w:r w:rsidR="005333AE">
        <w:rPr>
          <w:rFonts w:ascii="Times New Roman" w:hAnsi="Times New Roman" w:cs="Times New Roman" w:hint="eastAsia"/>
          <w:lang w:eastAsia="zh-CN"/>
        </w:rPr>
        <w:t>3</w:t>
      </w:r>
      <w:r w:rsidR="00B9589F">
        <w:rPr>
          <w:rFonts w:ascii="Times New Roman" w:hAnsi="Times New Roman" w:cs="Times New Roman" w:hint="eastAsia"/>
          <w:lang w:eastAsia="zh-CN"/>
        </w:rPr>
        <w:t xml:space="preserve"> </w:t>
      </w:r>
      <w:r w:rsidR="00015A95">
        <w:rPr>
          <w:rFonts w:ascii="Times New Roman" w:hAnsi="Times New Roman" w:cs="Times New Roman" w:hint="eastAsia"/>
          <w:lang w:eastAsia="zh-CN"/>
        </w:rPr>
        <w:t>A)</w:t>
      </w:r>
      <w:r w:rsidR="00445849" w:rsidRPr="00445849">
        <w:rPr>
          <w:rFonts w:ascii="Times New Roman" w:hAnsi="Times New Roman" w:cs="Times New Roman"/>
          <w:lang w:eastAsia="zh-CN"/>
        </w:rPr>
        <w:t xml:space="preserve">, DEPs </w:t>
      </w:r>
      <w:r w:rsidR="00E062C4">
        <w:rPr>
          <w:rFonts w:ascii="Times New Roman" w:hAnsi="Times New Roman" w:cs="Times New Roman" w:hint="eastAsia"/>
          <w:lang w:eastAsia="zh-CN"/>
        </w:rPr>
        <w:t xml:space="preserve">were </w:t>
      </w:r>
      <w:r w:rsidR="00E062C4" w:rsidRPr="00E062C4">
        <w:rPr>
          <w:rFonts w:ascii="Times New Roman" w:hAnsi="Times New Roman" w:cs="Times New Roman"/>
          <w:lang w:eastAsia="zh-CN"/>
        </w:rPr>
        <w:t xml:space="preserve">classified </w:t>
      </w:r>
      <w:r w:rsidR="00445849" w:rsidRPr="00445849">
        <w:rPr>
          <w:rFonts w:ascii="Times New Roman" w:hAnsi="Times New Roman" w:cs="Times New Roman"/>
          <w:lang w:eastAsia="zh-CN"/>
        </w:rPr>
        <w:t>into three temporal clusters with distinct trajectories and functional signatures:</w:t>
      </w:r>
      <w:r w:rsidR="00C50408">
        <w:rPr>
          <w:rFonts w:ascii="Times New Roman" w:hAnsi="Times New Roman" w:cs="Times New Roman" w:hint="eastAsia"/>
          <w:lang w:eastAsia="zh-CN"/>
        </w:rPr>
        <w:t xml:space="preserve"> </w:t>
      </w:r>
      <w:r w:rsidR="00F21F55" w:rsidRPr="00F21F55">
        <w:rPr>
          <w:rFonts w:ascii="Times New Roman" w:hAnsi="Times New Roman" w:cs="Times New Roman"/>
          <w:lang w:eastAsia="zh-CN"/>
        </w:rPr>
        <w:t>Cluster 1 (121 DEPs) increased steadily from summer to winter and was enriched for processes underpinning synaptic organization and intracellular structural maintenance, including regulation of synapse organization (padj &lt; 0.001</w:t>
      </w:r>
      <w:r w:rsidR="00F21F55">
        <w:rPr>
          <w:rFonts w:ascii="Times New Roman" w:hAnsi="Times New Roman" w:cs="Times New Roman"/>
          <w:lang w:eastAsia="zh-CN"/>
        </w:rPr>
        <w:t>,</w:t>
      </w:r>
      <w:r w:rsidR="00010DC2">
        <w:rPr>
          <w:rFonts w:ascii="Times New Roman" w:hAnsi="Times New Roman" w:cs="Times New Roman"/>
          <w:lang w:eastAsia="zh-CN"/>
        </w:rPr>
        <w:t xml:space="preserve"> zscore </w:t>
      </w:r>
      <w:r w:rsidR="00F21F55" w:rsidRPr="00F21F55">
        <w:rPr>
          <w:rFonts w:ascii="Times New Roman" w:hAnsi="Times New Roman" w:cs="Times New Roman"/>
          <w:lang w:eastAsia="zh-CN"/>
        </w:rPr>
        <w:t>= 3.46), regulation of mitotic spindle organization (padj &lt; 0.05</w:t>
      </w:r>
      <w:r w:rsidR="00F21F55">
        <w:rPr>
          <w:rFonts w:ascii="Times New Roman" w:hAnsi="Times New Roman" w:cs="Times New Roman"/>
          <w:lang w:eastAsia="zh-CN"/>
        </w:rPr>
        <w:t>,</w:t>
      </w:r>
      <w:r w:rsidR="00010DC2">
        <w:rPr>
          <w:rFonts w:ascii="Times New Roman" w:hAnsi="Times New Roman" w:cs="Times New Roman"/>
          <w:lang w:eastAsia="zh-CN"/>
        </w:rPr>
        <w:t xml:space="preserve"> zscore </w:t>
      </w:r>
      <w:r w:rsidR="00F21F55" w:rsidRPr="00F21F55">
        <w:rPr>
          <w:rFonts w:ascii="Times New Roman" w:hAnsi="Times New Roman" w:cs="Times New Roman"/>
          <w:lang w:eastAsia="zh-CN"/>
        </w:rPr>
        <w:t>= 3.46), positive regulation of GTPase activity (padj &lt; 0.05</w:t>
      </w:r>
      <w:r w:rsidR="00F21F55">
        <w:rPr>
          <w:rFonts w:ascii="Times New Roman" w:hAnsi="Times New Roman" w:cs="Times New Roman"/>
          <w:lang w:eastAsia="zh-CN"/>
        </w:rPr>
        <w:t>,</w:t>
      </w:r>
      <w:r w:rsidR="00010DC2">
        <w:rPr>
          <w:rFonts w:ascii="Times New Roman" w:hAnsi="Times New Roman" w:cs="Times New Roman"/>
          <w:lang w:eastAsia="zh-CN"/>
        </w:rPr>
        <w:t xml:space="preserve"> zscore </w:t>
      </w:r>
      <w:r w:rsidR="00F21F55" w:rsidRPr="00F21F55">
        <w:rPr>
          <w:rFonts w:ascii="Times New Roman" w:hAnsi="Times New Roman" w:cs="Times New Roman"/>
          <w:lang w:eastAsia="zh-CN"/>
        </w:rPr>
        <w:t>= 2.24), and Golgi organization (padj &lt; 0.05</w:t>
      </w:r>
      <w:r w:rsidR="00F21F55">
        <w:rPr>
          <w:rFonts w:ascii="Times New Roman" w:hAnsi="Times New Roman" w:cs="Times New Roman"/>
          <w:lang w:eastAsia="zh-CN"/>
        </w:rPr>
        <w:t>,</w:t>
      </w:r>
      <w:r w:rsidR="00010DC2">
        <w:rPr>
          <w:rFonts w:ascii="Times New Roman" w:hAnsi="Times New Roman" w:cs="Times New Roman"/>
          <w:lang w:eastAsia="zh-CN"/>
        </w:rPr>
        <w:t xml:space="preserve"> zscore </w:t>
      </w:r>
      <w:r w:rsidR="00F21F55" w:rsidRPr="00F21F55">
        <w:rPr>
          <w:rFonts w:ascii="Times New Roman" w:hAnsi="Times New Roman" w:cs="Times New Roman"/>
          <w:lang w:eastAsia="zh-CN"/>
        </w:rPr>
        <w:t>= 2.00);</w:t>
      </w:r>
      <w:r w:rsidR="003D7B51">
        <w:rPr>
          <w:rFonts w:ascii="Times New Roman" w:hAnsi="Times New Roman" w:cs="Times New Roman" w:hint="eastAsia"/>
          <w:lang w:eastAsia="zh-CN"/>
        </w:rPr>
        <w:t xml:space="preserve"> </w:t>
      </w:r>
      <w:r w:rsidR="00344A0D" w:rsidRPr="00344A0D">
        <w:rPr>
          <w:rFonts w:ascii="Times New Roman" w:hAnsi="Times New Roman" w:cs="Times New Roman"/>
          <w:lang w:eastAsia="zh-CN"/>
        </w:rPr>
        <w:t>Cluster 2 (80 DEPs) showed a continuous decline across the atrophic phase, with enrichment in ATP metabolic process (padj &lt; 0.05</w:t>
      </w:r>
      <w:r w:rsidR="00344A0D">
        <w:rPr>
          <w:rFonts w:ascii="Times New Roman" w:hAnsi="Times New Roman" w:cs="Times New Roman"/>
          <w:lang w:eastAsia="zh-CN"/>
        </w:rPr>
        <w:t>,</w:t>
      </w:r>
      <w:r w:rsidR="00010DC2">
        <w:rPr>
          <w:rFonts w:ascii="Times New Roman" w:hAnsi="Times New Roman" w:cs="Times New Roman"/>
          <w:lang w:eastAsia="zh-CN"/>
        </w:rPr>
        <w:t xml:space="preserve"> zscore </w:t>
      </w:r>
      <w:r w:rsidR="00344A0D" w:rsidRPr="00344A0D">
        <w:rPr>
          <w:rFonts w:ascii="Times New Roman" w:hAnsi="Times New Roman" w:cs="Times New Roman"/>
          <w:lang w:eastAsia="zh-CN"/>
        </w:rPr>
        <w:t>= −2.24) and positive regulation of dendrite morphogenesis (padj &lt; 0.05</w:t>
      </w:r>
      <w:r w:rsidR="00344A0D">
        <w:rPr>
          <w:rFonts w:ascii="Times New Roman" w:hAnsi="Times New Roman" w:cs="Times New Roman"/>
          <w:lang w:eastAsia="zh-CN"/>
        </w:rPr>
        <w:t>,</w:t>
      </w:r>
      <w:r w:rsidR="00010DC2">
        <w:rPr>
          <w:rFonts w:ascii="Times New Roman" w:hAnsi="Times New Roman" w:cs="Times New Roman"/>
          <w:lang w:eastAsia="zh-CN"/>
        </w:rPr>
        <w:t xml:space="preserve"> zscore </w:t>
      </w:r>
      <w:r w:rsidR="00344A0D" w:rsidRPr="00344A0D">
        <w:rPr>
          <w:rFonts w:ascii="Times New Roman" w:hAnsi="Times New Roman" w:cs="Times New Roman"/>
          <w:lang w:eastAsia="zh-CN"/>
        </w:rPr>
        <w:t xml:space="preserve">= −1.73), indicating attenuation of energy metabolism and dendritic growth programs; </w:t>
      </w:r>
      <w:commentRangeStart w:id="91"/>
      <w:commentRangeStart w:id="92"/>
      <w:r w:rsidR="00344A0D" w:rsidRPr="00344A0D">
        <w:rPr>
          <w:rFonts w:ascii="Times New Roman" w:hAnsi="Times New Roman" w:cs="Times New Roman"/>
          <w:lang w:eastAsia="zh-CN"/>
        </w:rPr>
        <w:t>Cluster 3 (125 DEPs)</w:t>
      </w:r>
      <w:commentRangeEnd w:id="91"/>
      <w:r w:rsidR="00FD53FD" w:rsidRPr="00344A0D">
        <w:rPr>
          <w:rStyle w:val="CommentReference"/>
          <w:rFonts w:ascii="Times New Roman" w:hAnsi="Times New Roman" w:cs="Times New Roman"/>
          <w:sz w:val="22"/>
          <w:szCs w:val="22"/>
          <w:lang w:eastAsia="zh-CN"/>
        </w:rPr>
        <w:commentReference w:id="91"/>
      </w:r>
      <w:commentRangeEnd w:id="92"/>
      <w:r w:rsidR="00B00974" w:rsidRPr="00344A0D">
        <w:rPr>
          <w:rStyle w:val="CommentReference"/>
          <w:rFonts w:ascii="Times New Roman" w:hAnsi="Times New Roman" w:cs="Times New Roman"/>
          <w:sz w:val="22"/>
          <w:szCs w:val="22"/>
          <w:lang w:eastAsia="zh-CN"/>
        </w:rPr>
        <w:commentReference w:id="92"/>
      </w:r>
      <w:r w:rsidR="00344A0D" w:rsidRPr="00344A0D">
        <w:rPr>
          <w:rFonts w:ascii="Times New Roman" w:hAnsi="Times New Roman" w:cs="Times New Roman"/>
          <w:lang w:eastAsia="zh-CN"/>
        </w:rPr>
        <w:t xml:space="preserve"> also trended downward from summer through winter but followed a trajectory distinct from Cluster 2 and was enriched for purine ribonucleoside triphosphate metabolic process (padj &lt; 0.05</w:t>
      </w:r>
      <w:r w:rsidR="00344A0D">
        <w:rPr>
          <w:rFonts w:ascii="Times New Roman" w:hAnsi="Times New Roman" w:cs="Times New Roman"/>
          <w:lang w:eastAsia="zh-CN"/>
        </w:rPr>
        <w:t xml:space="preserve">, </w:t>
      </w:r>
      <w:r w:rsidR="006E7765">
        <w:rPr>
          <w:rFonts w:ascii="Times New Roman" w:hAnsi="Times New Roman" w:cs="Times New Roman"/>
          <w:lang w:eastAsia="zh-CN"/>
        </w:rPr>
        <w:t>zscore</w:t>
      </w:r>
      <w:r w:rsidR="00344A0D">
        <w:rPr>
          <w:rFonts w:ascii="Times New Roman" w:hAnsi="Times New Roman" w:cs="Times New Roman"/>
          <w:lang w:eastAsia="zh-CN"/>
        </w:rPr>
        <w:t xml:space="preserve"> </w:t>
      </w:r>
      <w:r w:rsidR="00344A0D" w:rsidRPr="00344A0D">
        <w:rPr>
          <w:rFonts w:ascii="Times New Roman" w:hAnsi="Times New Roman" w:cs="Times New Roman"/>
          <w:lang w:eastAsia="zh-CN"/>
        </w:rPr>
        <w:t>= −2.65), regulation of actin filament organization (padj &lt; 0.05</w:t>
      </w:r>
      <w:r w:rsidR="00344A0D">
        <w:rPr>
          <w:rFonts w:ascii="Times New Roman" w:hAnsi="Times New Roman" w:cs="Times New Roman"/>
          <w:lang w:eastAsia="zh-CN"/>
        </w:rPr>
        <w:t>,</w:t>
      </w:r>
      <w:r w:rsidR="006E7765">
        <w:rPr>
          <w:rFonts w:ascii="Times New Roman" w:hAnsi="Times New Roman" w:cs="Times New Roman"/>
          <w:lang w:eastAsia="zh-CN"/>
        </w:rPr>
        <w:t xml:space="preserve"> zscore</w:t>
      </w:r>
      <w:r w:rsidR="00344A0D">
        <w:rPr>
          <w:rFonts w:ascii="Times New Roman" w:hAnsi="Times New Roman" w:cs="Times New Roman"/>
          <w:lang w:eastAsia="zh-CN"/>
        </w:rPr>
        <w:t xml:space="preserve"> </w:t>
      </w:r>
      <w:r w:rsidR="00344A0D" w:rsidRPr="00344A0D">
        <w:rPr>
          <w:rFonts w:ascii="Times New Roman" w:hAnsi="Times New Roman" w:cs="Times New Roman"/>
          <w:lang w:eastAsia="zh-CN"/>
        </w:rPr>
        <w:t>= −2.65), regulation of synapse organization (padj &lt; 0.05</w:t>
      </w:r>
      <w:r w:rsidR="00344A0D">
        <w:rPr>
          <w:rFonts w:ascii="Times New Roman" w:hAnsi="Times New Roman" w:cs="Times New Roman"/>
          <w:lang w:eastAsia="zh-CN"/>
        </w:rPr>
        <w:t>,</w:t>
      </w:r>
      <w:r w:rsidR="00010DC2">
        <w:rPr>
          <w:rFonts w:ascii="Times New Roman" w:hAnsi="Times New Roman" w:cs="Times New Roman"/>
          <w:lang w:eastAsia="zh-CN"/>
        </w:rPr>
        <w:t xml:space="preserve"> zscore </w:t>
      </w:r>
      <w:r w:rsidR="00344A0D" w:rsidRPr="00344A0D">
        <w:rPr>
          <w:rFonts w:ascii="Times New Roman" w:hAnsi="Times New Roman" w:cs="Times New Roman"/>
          <w:lang w:eastAsia="zh-CN"/>
        </w:rPr>
        <w:t>= −2.83), and positive regulation of behavioral fear response (padj &lt; 0.05</w:t>
      </w:r>
      <w:r w:rsidR="00344A0D">
        <w:rPr>
          <w:rFonts w:ascii="Times New Roman" w:hAnsi="Times New Roman" w:cs="Times New Roman"/>
          <w:lang w:eastAsia="zh-CN"/>
        </w:rPr>
        <w:t>,</w:t>
      </w:r>
      <w:r w:rsidR="00010DC2">
        <w:rPr>
          <w:rFonts w:ascii="Times New Roman" w:hAnsi="Times New Roman" w:cs="Times New Roman"/>
          <w:lang w:eastAsia="zh-CN"/>
        </w:rPr>
        <w:t xml:space="preserve"> zscore </w:t>
      </w:r>
      <w:r w:rsidR="00344A0D" w:rsidRPr="00344A0D">
        <w:rPr>
          <w:rFonts w:ascii="Times New Roman" w:hAnsi="Times New Roman" w:cs="Times New Roman"/>
          <w:lang w:eastAsia="zh-CN"/>
        </w:rPr>
        <w:t>= −1.41).</w:t>
      </w:r>
    </w:p>
    <w:p w14:paraId="4279C166" w14:textId="1BC593A5" w:rsidR="002C4C46" w:rsidRPr="000E6932" w:rsidRDefault="000725E0" w:rsidP="002C5796">
      <w:pPr>
        <w:pBdr>
          <w:top w:val="nil"/>
          <w:left w:val="nil"/>
          <w:bottom w:val="nil"/>
          <w:right w:val="nil"/>
          <w:between w:val="nil"/>
        </w:pBdr>
        <w:jc w:val="both"/>
        <w:rPr>
          <w:rFonts w:ascii="Times New Roman" w:hAnsi="Times New Roman" w:cs="Times New Roman"/>
          <w:lang w:eastAsia="zh-CN"/>
        </w:rPr>
      </w:pPr>
      <w:r w:rsidRPr="000725E0">
        <w:rPr>
          <w:rFonts w:ascii="Times New Roman" w:hAnsi="Times New Roman" w:cs="Times New Roman"/>
          <w:lang w:eastAsia="zh-CN"/>
        </w:rPr>
        <w:lastRenderedPageBreak/>
        <w:t>In the atrophi</w:t>
      </w:r>
      <w:r w:rsidR="00E8587E">
        <w:rPr>
          <w:rFonts w:ascii="Times New Roman" w:hAnsi="Times New Roman" w:cs="Times New Roman" w:hint="eastAsia"/>
          <w:lang w:eastAsia="zh-CN"/>
        </w:rPr>
        <w:t>ed</w:t>
      </w:r>
      <w:r w:rsidRPr="000725E0">
        <w:rPr>
          <w:rFonts w:ascii="Times New Roman" w:hAnsi="Times New Roman" w:cs="Times New Roman"/>
          <w:lang w:eastAsia="zh-CN"/>
        </w:rPr>
        <w:t xml:space="preserve"> </w:t>
      </w:r>
      <w:r w:rsidR="00A15398" w:rsidRPr="000725E0">
        <w:rPr>
          <w:rFonts w:ascii="Times New Roman" w:hAnsi="Times New Roman" w:cs="Times New Roman"/>
          <w:lang w:eastAsia="zh-CN"/>
        </w:rPr>
        <w:t>liver</w:t>
      </w:r>
      <w:r w:rsidR="00A15398">
        <w:rPr>
          <w:rFonts w:ascii="Times New Roman" w:hAnsi="Times New Roman" w:cs="Times New Roman"/>
          <w:lang w:eastAsia="zh-CN"/>
        </w:rPr>
        <w:t xml:space="preserve"> (</w:t>
      </w:r>
      <w:r w:rsidR="00A15398" w:rsidRPr="002240FB">
        <w:rPr>
          <w:rFonts w:ascii="Times New Roman" w:hAnsi="Times New Roman" w:cs="Times New Roman"/>
          <w:lang w:eastAsia="zh-CN"/>
        </w:rPr>
        <w:t xml:space="preserve">Fig. </w:t>
      </w:r>
      <w:r w:rsidR="005333AE">
        <w:rPr>
          <w:rFonts w:ascii="Times New Roman" w:hAnsi="Times New Roman" w:cs="Times New Roman" w:hint="eastAsia"/>
          <w:lang w:eastAsia="zh-CN"/>
        </w:rPr>
        <w:t>3</w:t>
      </w:r>
      <w:r w:rsidR="00A15398">
        <w:rPr>
          <w:rFonts w:ascii="Times New Roman" w:hAnsi="Times New Roman" w:cs="Times New Roman" w:hint="eastAsia"/>
          <w:lang w:eastAsia="zh-CN"/>
        </w:rPr>
        <w:t xml:space="preserve"> B)</w:t>
      </w:r>
      <w:r w:rsidRPr="000725E0">
        <w:rPr>
          <w:rFonts w:ascii="Times New Roman" w:hAnsi="Times New Roman" w:cs="Times New Roman"/>
          <w:lang w:eastAsia="zh-CN"/>
        </w:rPr>
        <w:t>, DEPs were likewise classified into three temporal clusters exhibiting distinct expression trajectories. Cluster 1 comprised 42 DEPs that showed a coordinated increase in abundance throughout the atrophic phase and were primarily enriched in metabolic and biosynthetic processes, including ATP metabolic process (padj &lt; 0.01</w:t>
      </w:r>
      <w:r w:rsidR="00E14AF9">
        <w:rPr>
          <w:rFonts w:ascii="Times New Roman" w:hAnsi="Times New Roman" w:cs="Times New Roman"/>
          <w:lang w:eastAsia="zh-CN"/>
        </w:rPr>
        <w:t xml:space="preserve">, </w:t>
      </w:r>
      <w:r w:rsidR="006E7765">
        <w:rPr>
          <w:rFonts w:ascii="Times New Roman" w:hAnsi="Times New Roman" w:cs="Times New Roman"/>
          <w:lang w:eastAsia="zh-CN"/>
        </w:rPr>
        <w:t>zscore</w:t>
      </w:r>
      <w:r w:rsidR="00E14AF9">
        <w:rPr>
          <w:rFonts w:ascii="Times New Roman" w:hAnsi="Times New Roman" w:cs="Times New Roman"/>
          <w:lang w:eastAsia="zh-CN"/>
        </w:rPr>
        <w:t xml:space="preserve"> </w:t>
      </w:r>
      <w:r w:rsidRPr="000725E0">
        <w:rPr>
          <w:rFonts w:ascii="Times New Roman" w:hAnsi="Times New Roman" w:cs="Times New Roman"/>
          <w:lang w:eastAsia="zh-CN"/>
        </w:rPr>
        <w:t>= 2.00), sulfur compound biosynthetic process (padj &lt; 0.05</w:t>
      </w:r>
      <w:r w:rsidR="00E14AF9">
        <w:rPr>
          <w:rFonts w:ascii="Times New Roman" w:hAnsi="Times New Roman" w:cs="Times New Roman"/>
          <w:lang w:eastAsia="zh-CN"/>
        </w:rPr>
        <w:t xml:space="preserve">, </w:t>
      </w:r>
      <w:r w:rsidR="006E7765">
        <w:rPr>
          <w:rFonts w:ascii="Times New Roman" w:hAnsi="Times New Roman" w:cs="Times New Roman"/>
          <w:lang w:eastAsia="zh-CN"/>
        </w:rPr>
        <w:t>zscore</w:t>
      </w:r>
      <w:r w:rsidR="00E14AF9">
        <w:rPr>
          <w:rFonts w:ascii="Times New Roman" w:hAnsi="Times New Roman" w:cs="Times New Roman"/>
          <w:lang w:eastAsia="zh-CN"/>
        </w:rPr>
        <w:t xml:space="preserve"> </w:t>
      </w:r>
      <w:r w:rsidRPr="000725E0">
        <w:rPr>
          <w:rFonts w:ascii="Times New Roman" w:hAnsi="Times New Roman" w:cs="Times New Roman"/>
          <w:lang w:eastAsia="zh-CN"/>
        </w:rPr>
        <w:t>= 0.73), endothelial cell development (padj &lt; 0.01</w:t>
      </w:r>
      <w:r w:rsidR="00E14AF9">
        <w:rPr>
          <w:rFonts w:ascii="Times New Roman" w:hAnsi="Times New Roman" w:cs="Times New Roman"/>
          <w:lang w:eastAsia="zh-CN"/>
        </w:rPr>
        <w:t xml:space="preserve">, </w:t>
      </w:r>
      <w:r w:rsidR="006E7765">
        <w:rPr>
          <w:rFonts w:ascii="Times New Roman" w:hAnsi="Times New Roman" w:cs="Times New Roman"/>
          <w:lang w:eastAsia="zh-CN"/>
        </w:rPr>
        <w:t xml:space="preserve"> zscore </w:t>
      </w:r>
      <w:r w:rsidRPr="000725E0">
        <w:rPr>
          <w:rFonts w:ascii="Times New Roman" w:hAnsi="Times New Roman" w:cs="Times New Roman"/>
          <w:lang w:eastAsia="zh-CN"/>
        </w:rPr>
        <w:t>= 1.73), response to organophosphorus (padj &lt; 0.05</w:t>
      </w:r>
      <w:r w:rsidR="00E14AF9">
        <w:rPr>
          <w:rFonts w:ascii="Times New Roman" w:hAnsi="Times New Roman" w:cs="Times New Roman"/>
          <w:lang w:eastAsia="zh-CN"/>
        </w:rPr>
        <w:t>,</w:t>
      </w:r>
      <w:r w:rsidR="006E7765">
        <w:rPr>
          <w:rFonts w:ascii="Times New Roman" w:hAnsi="Times New Roman" w:cs="Times New Roman"/>
          <w:lang w:eastAsia="zh-CN"/>
        </w:rPr>
        <w:t xml:space="preserve"> zscore</w:t>
      </w:r>
      <w:r w:rsidR="00E14AF9">
        <w:rPr>
          <w:rFonts w:ascii="Times New Roman" w:hAnsi="Times New Roman" w:cs="Times New Roman"/>
          <w:lang w:eastAsia="zh-CN"/>
        </w:rPr>
        <w:t xml:space="preserve"> </w:t>
      </w:r>
      <w:r w:rsidRPr="000725E0">
        <w:rPr>
          <w:rFonts w:ascii="Times New Roman" w:hAnsi="Times New Roman" w:cs="Times New Roman"/>
          <w:lang w:eastAsia="zh-CN"/>
        </w:rPr>
        <w:t>= 1.73), and carboxylic acid catabolic process (padj &lt; 0.05</w:t>
      </w:r>
      <w:r w:rsidR="00E14AF9">
        <w:rPr>
          <w:rFonts w:ascii="Times New Roman" w:hAnsi="Times New Roman" w:cs="Times New Roman"/>
          <w:lang w:eastAsia="zh-CN"/>
        </w:rPr>
        <w:t>,</w:t>
      </w:r>
      <w:r w:rsidR="006E7765">
        <w:rPr>
          <w:rFonts w:ascii="Times New Roman" w:hAnsi="Times New Roman" w:cs="Times New Roman"/>
          <w:lang w:eastAsia="zh-CN"/>
        </w:rPr>
        <w:t xml:space="preserve"> zscore </w:t>
      </w:r>
      <w:r w:rsidR="00E14AF9">
        <w:rPr>
          <w:rFonts w:ascii="Times New Roman" w:hAnsi="Times New Roman" w:cs="Times New Roman"/>
          <w:lang w:eastAsia="zh-CN"/>
        </w:rPr>
        <w:t xml:space="preserve"> </w:t>
      </w:r>
      <w:r w:rsidRPr="000725E0">
        <w:rPr>
          <w:rFonts w:ascii="Times New Roman" w:hAnsi="Times New Roman" w:cs="Times New Roman"/>
          <w:lang w:eastAsia="zh-CN"/>
        </w:rPr>
        <w:t>= 1.73). Cluster 2 contained 49 DEPs that increased from summer to autumn followed by a slight decline toward winter, with enrichment in positive regulation of cytoskeleton organization (padj &lt; 0.05</w:t>
      </w:r>
      <w:r w:rsidR="00E14AF9">
        <w:rPr>
          <w:rFonts w:ascii="Times New Roman" w:hAnsi="Times New Roman" w:cs="Times New Roman"/>
          <w:lang w:eastAsia="zh-CN"/>
        </w:rPr>
        <w:t xml:space="preserve">, </w:t>
      </w:r>
      <w:r w:rsidR="007D509F">
        <w:rPr>
          <w:rFonts w:ascii="Times New Roman" w:hAnsi="Times New Roman" w:cs="Times New Roman"/>
          <w:lang w:eastAsia="zh-CN"/>
        </w:rPr>
        <w:t>zscore =</w:t>
      </w:r>
      <w:r w:rsidRPr="000725E0">
        <w:rPr>
          <w:rFonts w:ascii="Times New Roman" w:hAnsi="Times New Roman" w:cs="Times New Roman"/>
          <w:lang w:eastAsia="zh-CN"/>
        </w:rPr>
        <w:t xml:space="preserve"> 1.00), ribose phosphate biosynthetic process (padj &lt; 0.01</w:t>
      </w:r>
      <w:r w:rsidR="00E14AF9">
        <w:rPr>
          <w:rFonts w:ascii="Times New Roman" w:hAnsi="Times New Roman" w:cs="Times New Roman"/>
          <w:lang w:eastAsia="zh-CN"/>
        </w:rPr>
        <w:t xml:space="preserve">, </w:t>
      </w:r>
      <w:r w:rsidR="006E7765">
        <w:rPr>
          <w:rFonts w:ascii="Times New Roman" w:hAnsi="Times New Roman" w:cs="Times New Roman"/>
          <w:lang w:eastAsia="zh-CN"/>
        </w:rPr>
        <w:t>zscore</w:t>
      </w:r>
      <w:r w:rsidR="00E14AF9">
        <w:rPr>
          <w:rFonts w:ascii="Times New Roman" w:hAnsi="Times New Roman" w:cs="Times New Roman"/>
          <w:lang w:eastAsia="zh-CN"/>
        </w:rPr>
        <w:t xml:space="preserve"> </w:t>
      </w:r>
      <w:r w:rsidRPr="000725E0">
        <w:rPr>
          <w:rFonts w:ascii="Times New Roman" w:hAnsi="Times New Roman" w:cs="Times New Roman"/>
          <w:lang w:eastAsia="zh-CN"/>
        </w:rPr>
        <w:t>= 2.00), and symbiont entry into host cell (padj &lt; 0.05</w:t>
      </w:r>
      <w:r w:rsidR="00E14AF9">
        <w:rPr>
          <w:rFonts w:ascii="Times New Roman" w:hAnsi="Times New Roman" w:cs="Times New Roman"/>
          <w:lang w:eastAsia="zh-CN"/>
        </w:rPr>
        <w:t xml:space="preserve">, </w:t>
      </w:r>
      <w:r w:rsidR="00706991">
        <w:rPr>
          <w:rFonts w:ascii="Times New Roman" w:hAnsi="Times New Roman" w:cs="Times New Roman"/>
          <w:lang w:eastAsia="zh-CN"/>
        </w:rPr>
        <w:t>zscore =</w:t>
      </w:r>
      <w:r w:rsidRPr="000725E0">
        <w:rPr>
          <w:rFonts w:ascii="Times New Roman" w:hAnsi="Times New Roman" w:cs="Times New Roman"/>
          <w:lang w:eastAsia="zh-CN"/>
        </w:rPr>
        <w:t xml:space="preserve"> 1.73). Cluster 3 included 52 DEPs exhibiting a biphasic pattern characterized by an initial sharp decrease followed by a gradual </w:t>
      </w:r>
      <w:r w:rsidR="00E14AF9" w:rsidRPr="000725E0">
        <w:rPr>
          <w:rFonts w:ascii="Times New Roman" w:hAnsi="Times New Roman" w:cs="Times New Roman"/>
          <w:lang w:eastAsia="zh-CN"/>
        </w:rPr>
        <w:t>decline and</w:t>
      </w:r>
      <w:r w:rsidRPr="000725E0">
        <w:rPr>
          <w:rFonts w:ascii="Times New Roman" w:hAnsi="Times New Roman" w:cs="Times New Roman"/>
          <w:lang w:eastAsia="zh-CN"/>
        </w:rPr>
        <w:t xml:space="preserve"> was predominantly enriched in response to endoplasmic reticulum stress (padj &lt; 0.001</w:t>
      </w:r>
      <w:r w:rsidR="00E14AF9">
        <w:rPr>
          <w:rFonts w:ascii="Times New Roman" w:hAnsi="Times New Roman" w:cs="Times New Roman"/>
          <w:lang w:eastAsia="zh-CN"/>
        </w:rPr>
        <w:t xml:space="preserve">, </w:t>
      </w:r>
      <w:r w:rsidR="006E7765">
        <w:rPr>
          <w:rFonts w:ascii="Times New Roman" w:hAnsi="Times New Roman" w:cs="Times New Roman"/>
          <w:lang w:eastAsia="zh-CN"/>
        </w:rPr>
        <w:t xml:space="preserve">zscore </w:t>
      </w:r>
      <w:r w:rsidRPr="000725E0">
        <w:rPr>
          <w:rFonts w:ascii="Times New Roman" w:hAnsi="Times New Roman" w:cs="Times New Roman"/>
          <w:lang w:eastAsia="zh-CN"/>
        </w:rPr>
        <w:t xml:space="preserve">= −2.45). </w:t>
      </w:r>
      <w:r w:rsidRPr="00992285">
        <w:rPr>
          <w:rFonts w:ascii="Times New Roman" w:hAnsi="Times New Roman" w:cs="Times New Roman"/>
          <w:highlight w:val="lightGray"/>
          <w:lang w:eastAsia="zh-CN"/>
        </w:rPr>
        <w:t>Collectively, these results indicate temporally distinct regulatory programs in the liver during the atrophic phase, involving coordinated activation of metabolic and biosynthetic pathways alongside suppression of stress-response processes.</w:t>
      </w:r>
    </w:p>
    <w:p w14:paraId="34CFB572" w14:textId="5E87FEAC" w:rsidR="00740F3F" w:rsidRDefault="00740F3F" w:rsidP="00663CB8">
      <w:pPr>
        <w:pBdr>
          <w:top w:val="nil"/>
          <w:left w:val="nil"/>
          <w:bottom w:val="nil"/>
          <w:right w:val="nil"/>
          <w:between w:val="nil"/>
        </w:pBdr>
        <w:jc w:val="both"/>
        <w:rPr>
          <w:rFonts w:ascii="Times New Roman" w:hAnsi="Times New Roman" w:cs="Times New Roman"/>
          <w:lang w:eastAsia="zh-CN"/>
        </w:rPr>
      </w:pPr>
      <w:r w:rsidRPr="00740F3F">
        <w:rPr>
          <w:rFonts w:ascii="Times New Roman" w:hAnsi="Times New Roman" w:cs="Times New Roman"/>
          <w:lang w:eastAsia="zh-CN"/>
        </w:rPr>
        <w:t>In the regenerating brain</w:t>
      </w:r>
      <w:r w:rsidR="00A15398">
        <w:rPr>
          <w:rFonts w:ascii="Times New Roman" w:hAnsi="Times New Roman" w:cs="Times New Roman" w:hint="eastAsia"/>
          <w:lang w:eastAsia="zh-CN"/>
        </w:rPr>
        <w:t xml:space="preserve"> (</w:t>
      </w:r>
      <w:r w:rsidR="00A15398" w:rsidRPr="002240FB">
        <w:rPr>
          <w:rFonts w:ascii="Times New Roman" w:hAnsi="Times New Roman" w:cs="Times New Roman"/>
          <w:lang w:eastAsia="zh-CN"/>
        </w:rPr>
        <w:t xml:space="preserve">Fig. </w:t>
      </w:r>
      <w:r w:rsidR="005333AE">
        <w:rPr>
          <w:rFonts w:ascii="Times New Roman" w:hAnsi="Times New Roman" w:cs="Times New Roman" w:hint="eastAsia"/>
          <w:lang w:eastAsia="zh-CN"/>
        </w:rPr>
        <w:t>3</w:t>
      </w:r>
      <w:r w:rsidR="00A15398">
        <w:rPr>
          <w:rFonts w:ascii="Times New Roman" w:hAnsi="Times New Roman" w:cs="Times New Roman" w:hint="eastAsia"/>
          <w:lang w:eastAsia="zh-CN"/>
        </w:rPr>
        <w:t xml:space="preserve"> C)</w:t>
      </w:r>
      <w:r w:rsidRPr="00740F3F">
        <w:rPr>
          <w:rFonts w:ascii="Times New Roman" w:hAnsi="Times New Roman" w:cs="Times New Roman"/>
          <w:lang w:eastAsia="zh-CN"/>
        </w:rPr>
        <w:t xml:space="preserve">, DEPs were categorized into three temporal clusters. Cluster 1 (176 DEPs) displayed a gradual increase in abundance from Winjuv to SprAd, followed by a sharp rise </w:t>
      </w:r>
      <w:r w:rsidR="009D5C36" w:rsidRPr="00740F3F">
        <w:rPr>
          <w:rFonts w:ascii="Times New Roman" w:hAnsi="Times New Roman" w:cs="Times New Roman"/>
          <w:lang w:eastAsia="zh-CN"/>
        </w:rPr>
        <w:t>from SprAd to</w:t>
      </w:r>
      <w:r w:rsidR="009D5C36">
        <w:rPr>
          <w:rFonts w:ascii="Times New Roman" w:hAnsi="Times New Roman" w:cs="Times New Roman" w:hint="eastAsia"/>
          <w:lang w:eastAsia="zh-CN"/>
        </w:rPr>
        <w:t xml:space="preserve"> SumAd</w:t>
      </w:r>
      <w:r w:rsidR="0059294A" w:rsidRPr="0059294A">
        <w:rPr>
          <w:rFonts w:ascii="Times New Roman" w:hAnsi="Times New Roman" w:cs="Times New Roman"/>
          <w:lang w:eastAsia="zh-CN"/>
        </w:rPr>
        <w:t>,</w:t>
      </w:r>
      <w:r w:rsidR="0059294A">
        <w:rPr>
          <w:rFonts w:ascii="Times New Roman" w:hAnsi="Times New Roman" w:cs="Times New Roman" w:hint="eastAsia"/>
          <w:lang w:eastAsia="zh-CN"/>
        </w:rPr>
        <w:t xml:space="preserve"> </w:t>
      </w:r>
      <w:r w:rsidR="0059294A" w:rsidRPr="0059294A">
        <w:rPr>
          <w:rFonts w:ascii="Times New Roman" w:hAnsi="Times New Roman" w:cs="Times New Roman"/>
          <w:lang w:eastAsia="zh-CN"/>
        </w:rPr>
        <w:t>reflecting a phase of active cellular and synaptic reorganization</w:t>
      </w:r>
      <w:r w:rsidRPr="00740F3F">
        <w:rPr>
          <w:rFonts w:ascii="Times New Roman" w:hAnsi="Times New Roman" w:cs="Times New Roman"/>
          <w:lang w:eastAsia="zh-CN"/>
        </w:rPr>
        <w:t xml:space="preserve">. </w:t>
      </w:r>
      <w:r w:rsidR="00AA575C" w:rsidRPr="00AA575C">
        <w:rPr>
          <w:rFonts w:ascii="Times New Roman" w:hAnsi="Times New Roman" w:cs="Times New Roman"/>
          <w:lang w:eastAsia="zh-CN"/>
        </w:rPr>
        <w:t>This cluster was enriched for biological processes including regulation of mitochondrial membrane permeability involved in apoptotic process (padj &lt; 0.01, zscore = 2.00), ATP metabolic process (padj &lt; 0.05, zscore = 2.65), negative regulation of protein catabolic process (padj &lt; 0.01, zscore = 2.65), regulation of synapse organization (padj &lt; 0.05, zscore = 3.00), regulation of actin filament organization (padj &lt; 0.05, zscore = 2.65), vesicle-mediated transport to the plasma membrane (padj &lt; 0.05, zscore = 2.45), and synaptic vesicle lumen acidification (padj &lt; 0.05, zscore = 1.73).</w:t>
      </w:r>
      <w:r w:rsidR="00137DE8">
        <w:rPr>
          <w:rFonts w:ascii="Times New Roman" w:hAnsi="Times New Roman" w:cs="Times New Roman" w:hint="eastAsia"/>
          <w:lang w:eastAsia="zh-CN"/>
        </w:rPr>
        <w:t xml:space="preserve"> </w:t>
      </w:r>
      <w:r w:rsidR="00137DE8" w:rsidRPr="00137DE8">
        <w:rPr>
          <w:rFonts w:ascii="Times New Roman" w:hAnsi="Times New Roman" w:cs="Times New Roman"/>
          <w:lang w:eastAsia="zh-CN"/>
        </w:rPr>
        <w:t>Cluster 2 (48 DEPs) showed a gradual decline from winter to the following spring, followed by a more rapid decrease towards summer</w:t>
      </w:r>
      <w:r w:rsidR="00CA3932" w:rsidRPr="00CA3932">
        <w:rPr>
          <w:rFonts w:ascii="Times New Roman" w:hAnsi="Times New Roman" w:cs="Times New Roman"/>
          <w:lang w:eastAsia="zh-CN"/>
        </w:rPr>
        <w:t xml:space="preserve">, suggesting a reduction in synaptic function and dendritic </w:t>
      </w:r>
      <w:r w:rsidR="00127AE4" w:rsidRPr="00CA3932">
        <w:rPr>
          <w:rFonts w:ascii="Times New Roman" w:hAnsi="Times New Roman" w:cs="Times New Roman"/>
          <w:lang w:eastAsia="zh-CN"/>
        </w:rPr>
        <w:t>growth.</w:t>
      </w:r>
      <w:r w:rsidR="00137DE8" w:rsidRPr="00137DE8">
        <w:rPr>
          <w:rFonts w:ascii="Times New Roman" w:hAnsi="Times New Roman" w:cs="Times New Roman"/>
          <w:lang w:eastAsia="zh-CN"/>
        </w:rPr>
        <w:t xml:space="preserve"> This cluster was enriched for biological processes such as neurotransmitter transport (padj &lt; 0.05, zscore = -2.00) and positive regulation of dendrite morphogenesis (padj &lt; 0.05, zscore = -1.73). Cluster 3 (119 DEPs) demonstrated a smooth increase in protein abundance throughout the regeneration period</w:t>
      </w:r>
      <w:r w:rsidR="00127AE4" w:rsidRPr="00127AE4">
        <w:rPr>
          <w:rFonts w:ascii="Times New Roman" w:hAnsi="Times New Roman" w:cs="Times New Roman"/>
          <w:lang w:eastAsia="zh-CN"/>
        </w:rPr>
        <w:t>, indicating sustained cellular growth and recovery</w:t>
      </w:r>
      <w:r w:rsidR="00137DE8" w:rsidRPr="00137DE8">
        <w:rPr>
          <w:rFonts w:ascii="Times New Roman" w:hAnsi="Times New Roman" w:cs="Times New Roman"/>
          <w:lang w:eastAsia="zh-CN"/>
        </w:rPr>
        <w:t>. Enriched biological processes included ATP metabolic process (padj &lt; 0.01, zscore = 2.65), vesicle transport along microtubule (padj &lt; 0.001, zscore = 2.24), developmental cell growth (padj &lt; 0.05, zscore = 2.45), and regulation of protein polymerization (padj &lt; 0.01, zscore = 2.45).</w:t>
      </w:r>
      <w:r w:rsidR="00137DE8">
        <w:rPr>
          <w:rFonts w:ascii="Times New Roman" w:hAnsi="Times New Roman" w:cs="Times New Roman" w:hint="eastAsia"/>
          <w:lang w:eastAsia="zh-CN"/>
        </w:rPr>
        <w:t xml:space="preserve"> </w:t>
      </w:r>
    </w:p>
    <w:p w14:paraId="6CA1077E" w14:textId="55BAA97C" w:rsidR="00370DFB" w:rsidRDefault="00166CEB" w:rsidP="00663CB8">
      <w:pPr>
        <w:pBdr>
          <w:top w:val="nil"/>
          <w:left w:val="nil"/>
          <w:bottom w:val="nil"/>
          <w:right w:val="nil"/>
          <w:between w:val="nil"/>
        </w:pBdr>
        <w:jc w:val="both"/>
        <w:rPr>
          <w:rFonts w:ascii="Times New Roman" w:hAnsi="Times New Roman" w:cs="Times New Roman"/>
          <w:lang w:eastAsia="zh-CN"/>
        </w:rPr>
      </w:pPr>
      <w:r w:rsidRPr="00166CEB">
        <w:rPr>
          <w:rFonts w:ascii="Times New Roman" w:hAnsi="Times New Roman" w:cs="Times New Roman"/>
          <w:lang w:eastAsia="zh-CN"/>
        </w:rPr>
        <w:t>In the regenerating liver</w:t>
      </w:r>
      <w:r w:rsidR="00A15398">
        <w:rPr>
          <w:rFonts w:ascii="Times New Roman" w:hAnsi="Times New Roman" w:cs="Times New Roman" w:hint="eastAsia"/>
          <w:lang w:eastAsia="zh-CN"/>
        </w:rPr>
        <w:t xml:space="preserve"> (</w:t>
      </w:r>
      <w:r w:rsidR="00A15398" w:rsidRPr="002240FB">
        <w:rPr>
          <w:rFonts w:ascii="Times New Roman" w:hAnsi="Times New Roman" w:cs="Times New Roman"/>
          <w:lang w:eastAsia="zh-CN"/>
        </w:rPr>
        <w:t xml:space="preserve">Fig. </w:t>
      </w:r>
      <w:r w:rsidR="005333AE">
        <w:rPr>
          <w:rFonts w:ascii="Times New Roman" w:hAnsi="Times New Roman" w:cs="Times New Roman" w:hint="eastAsia"/>
          <w:lang w:eastAsia="zh-CN"/>
        </w:rPr>
        <w:t>3</w:t>
      </w:r>
      <w:r w:rsidR="00A15398">
        <w:rPr>
          <w:rFonts w:ascii="Times New Roman" w:hAnsi="Times New Roman" w:cs="Times New Roman" w:hint="eastAsia"/>
          <w:lang w:eastAsia="zh-CN"/>
        </w:rPr>
        <w:t xml:space="preserve"> D)</w:t>
      </w:r>
      <w:r w:rsidRPr="00166CEB">
        <w:rPr>
          <w:rFonts w:ascii="Times New Roman" w:hAnsi="Times New Roman" w:cs="Times New Roman"/>
          <w:lang w:eastAsia="zh-CN"/>
        </w:rPr>
        <w:t>, DEPs were classified into three distinct expression patterns. Cluster 1 (160 DEPs) represented the largest group, showing active cellular processes involved in repair and maintenance. The biological processes enriched in this cluster included proton motive force-driven mitochondrial ATP synthesis (padj &lt; 0.001, zscore = −3.00</w:t>
      </w:r>
      <w:r w:rsidR="00E13144" w:rsidRPr="00E13144">
        <w:rPr>
          <w:rFonts w:ascii="Times New Roman" w:hAnsi="Times New Roman" w:cs="Times New Roman"/>
          <w:lang w:eastAsia="zh-CN"/>
        </w:rPr>
        <w:t xml:space="preserve">), negative regulation of kinase activity (padj &lt; 0.01, zscore = −2.45), apoptotic mitochondrial changes (padj &lt; 0.05, zscore = −2.00), protein-DNA complex organization (padj &lt; 0.01, zscore = −2.45), regulation of mitotic spindle organization (padj &lt; 0.01, zscore = −2.00), ribonucleoprotein complex biogenesis (padj &lt; 0.001, zscore = −4.12), and regulation of mRNA stability (padj &lt; 0.001, </w:t>
      </w:r>
      <w:r w:rsidR="00E13144" w:rsidRPr="00E13144">
        <w:rPr>
          <w:rFonts w:ascii="Times New Roman" w:hAnsi="Times New Roman" w:cs="Times New Roman"/>
          <w:lang w:eastAsia="zh-CN"/>
        </w:rPr>
        <w:lastRenderedPageBreak/>
        <w:t>zscore = −2.65).</w:t>
      </w:r>
      <w:r w:rsidRPr="00166CEB">
        <w:rPr>
          <w:rFonts w:ascii="Times New Roman" w:hAnsi="Times New Roman" w:cs="Times New Roman"/>
          <w:lang w:eastAsia="zh-CN"/>
        </w:rPr>
        <w:t xml:space="preserve">Cluster 2 (47 DEPs) displayed a varied increase in expression over the regeneration period. </w:t>
      </w:r>
      <w:r w:rsidR="0049235E" w:rsidRPr="0049235E">
        <w:rPr>
          <w:rFonts w:ascii="Times New Roman" w:hAnsi="Times New Roman" w:cs="Times New Roman"/>
          <w:lang w:eastAsia="zh-CN"/>
        </w:rPr>
        <w:t>Enriched biological processes included L-amino acid metabolic process (padj &lt; 0.001, zscore = 2.83), lactate metabolic process (padj &lt; 0.01, zscore = 1.41), ATP metabolic process (padj &lt; 0.001, zscore = 2.00), response to fluid shear stress (padj &lt; 0.01, zscore = 1.41), and monocarboxylic acid transport (padj &lt; 0.05, zscore = 1.73).</w:t>
      </w:r>
      <w:r w:rsidR="00A301AD">
        <w:rPr>
          <w:rFonts w:ascii="Times New Roman" w:hAnsi="Times New Roman" w:cs="Times New Roman" w:hint="eastAsia"/>
          <w:lang w:eastAsia="zh-CN"/>
        </w:rPr>
        <w:t xml:space="preserve"> </w:t>
      </w:r>
      <w:r w:rsidR="0049235E" w:rsidRPr="0049235E">
        <w:rPr>
          <w:rFonts w:ascii="Times New Roman" w:hAnsi="Times New Roman" w:cs="Times New Roman"/>
          <w:lang w:eastAsia="zh-CN"/>
        </w:rPr>
        <w:t xml:space="preserve">Cluster 3 (78 DEPs) demonstrated a steady increase in protein abundance throughout regeneration, reflecting ongoing </w:t>
      </w:r>
      <w:r w:rsidR="009102AF" w:rsidRPr="009102AF">
        <w:rPr>
          <w:rFonts w:ascii="Times New Roman" w:hAnsi="Times New Roman" w:cs="Times New Roman"/>
          <w:lang w:eastAsia="zh-CN"/>
        </w:rPr>
        <w:t>cellular growth and recovery</w:t>
      </w:r>
      <w:r w:rsidR="0049235E" w:rsidRPr="0049235E">
        <w:rPr>
          <w:rFonts w:ascii="Times New Roman" w:hAnsi="Times New Roman" w:cs="Times New Roman"/>
          <w:lang w:eastAsia="zh-CN"/>
        </w:rPr>
        <w:t>. These proteins were involved in positive regulation of response to biotic stimulus (padj &lt; 0.01, zscore = 2.65), amyloid-beta clearance (padj &lt; 0.01, zscore = 1.73), aromatic amino acid family catabolic process (padj &lt; 0.05, zscore = 1.41), ATP metabolic process (padj &lt; 0.05, zscore = 2.00), response to endoplasmic reticulum stress (padj &lt; 0.05, zscore = 2.00), intracellular calcium ion homeostasis (padj &lt; 0.05, zscore = 2.23), and receptor clustering (padj &lt; 0.05, zscore = 1.73).</w:t>
      </w:r>
    </w:p>
    <w:p w14:paraId="1B060239" w14:textId="271D050C" w:rsidR="00166CEB" w:rsidRDefault="00B519D2" w:rsidP="00166CEB">
      <w:pPr>
        <w:pBdr>
          <w:top w:val="nil"/>
          <w:left w:val="nil"/>
          <w:bottom w:val="nil"/>
          <w:right w:val="nil"/>
          <w:between w:val="nil"/>
        </w:pBdr>
        <w:spacing w:after="0"/>
        <w:jc w:val="both"/>
        <w:rPr>
          <w:rFonts w:ascii="Times New Roman" w:hAnsi="Times New Roman" w:cs="Times New Roman"/>
          <w:b/>
          <w:color w:val="000000"/>
          <w:lang w:eastAsia="zh-CN"/>
        </w:rPr>
      </w:pPr>
      <w:r w:rsidRPr="00B519D2">
        <w:rPr>
          <w:rFonts w:ascii="Times New Roman" w:hAnsi="Times New Roman" w:cs="Times New Roman"/>
          <w:b/>
          <w:color w:val="000000"/>
          <w:lang w:eastAsia="zh-CN"/>
        </w:rPr>
        <w:t xml:space="preserve">Seasonal </w:t>
      </w:r>
      <w:r>
        <w:rPr>
          <w:rFonts w:ascii="Times New Roman" w:hAnsi="Times New Roman" w:cs="Times New Roman" w:hint="eastAsia"/>
          <w:b/>
          <w:color w:val="000000"/>
          <w:lang w:eastAsia="zh-CN"/>
        </w:rPr>
        <w:t>s</w:t>
      </w:r>
      <w:r w:rsidRPr="00B519D2">
        <w:rPr>
          <w:rFonts w:ascii="Times New Roman" w:hAnsi="Times New Roman" w:cs="Times New Roman"/>
          <w:b/>
          <w:color w:val="000000"/>
          <w:lang w:eastAsia="zh-CN"/>
        </w:rPr>
        <w:t xml:space="preserve">hifts in </w:t>
      </w:r>
      <w:r>
        <w:rPr>
          <w:rFonts w:ascii="Times New Roman" w:hAnsi="Times New Roman" w:cs="Times New Roman" w:hint="eastAsia"/>
          <w:b/>
          <w:color w:val="000000"/>
          <w:lang w:eastAsia="zh-CN"/>
        </w:rPr>
        <w:t>t</w:t>
      </w:r>
      <w:r w:rsidRPr="00B519D2">
        <w:rPr>
          <w:rFonts w:ascii="Times New Roman" w:hAnsi="Times New Roman" w:cs="Times New Roman"/>
          <w:b/>
          <w:color w:val="000000"/>
          <w:lang w:eastAsia="zh-CN"/>
        </w:rPr>
        <w:t>issue-</w:t>
      </w:r>
      <w:r>
        <w:rPr>
          <w:rFonts w:ascii="Times New Roman" w:hAnsi="Times New Roman" w:cs="Times New Roman" w:hint="eastAsia"/>
          <w:b/>
          <w:color w:val="000000"/>
          <w:lang w:eastAsia="zh-CN"/>
        </w:rPr>
        <w:t>s</w:t>
      </w:r>
      <w:r w:rsidRPr="00B519D2">
        <w:rPr>
          <w:rFonts w:ascii="Times New Roman" w:hAnsi="Times New Roman" w:cs="Times New Roman"/>
          <w:b/>
          <w:color w:val="000000"/>
          <w:lang w:eastAsia="zh-CN"/>
        </w:rPr>
        <w:t xml:space="preserve">pecific </w:t>
      </w:r>
      <w:r>
        <w:rPr>
          <w:rFonts w:ascii="Times New Roman" w:hAnsi="Times New Roman" w:cs="Times New Roman" w:hint="eastAsia"/>
          <w:b/>
          <w:color w:val="000000"/>
          <w:lang w:eastAsia="zh-CN"/>
        </w:rPr>
        <w:t>h</w:t>
      </w:r>
      <w:r w:rsidRPr="00B519D2">
        <w:rPr>
          <w:rFonts w:ascii="Times New Roman" w:hAnsi="Times New Roman" w:cs="Times New Roman"/>
          <w:b/>
          <w:color w:val="000000"/>
          <w:lang w:eastAsia="zh-CN"/>
        </w:rPr>
        <w:t xml:space="preserve">ub </w:t>
      </w:r>
      <w:r>
        <w:rPr>
          <w:rFonts w:ascii="Times New Roman" w:hAnsi="Times New Roman" w:cs="Times New Roman" w:hint="eastAsia"/>
          <w:b/>
          <w:color w:val="000000"/>
          <w:lang w:eastAsia="zh-CN"/>
        </w:rPr>
        <w:t>p</w:t>
      </w:r>
      <w:r w:rsidRPr="00B519D2">
        <w:rPr>
          <w:rFonts w:ascii="Times New Roman" w:hAnsi="Times New Roman" w:cs="Times New Roman"/>
          <w:b/>
          <w:color w:val="000000"/>
          <w:lang w:eastAsia="zh-CN"/>
        </w:rPr>
        <w:t xml:space="preserve">roteins </w:t>
      </w:r>
    </w:p>
    <w:p w14:paraId="3DC03BBE" w14:textId="74AD768B" w:rsidR="003179A9" w:rsidRDefault="00657E2F" w:rsidP="00E616D2">
      <w:pPr>
        <w:pBdr>
          <w:top w:val="nil"/>
          <w:left w:val="nil"/>
          <w:bottom w:val="nil"/>
          <w:right w:val="nil"/>
          <w:between w:val="nil"/>
        </w:pBdr>
        <w:jc w:val="both"/>
        <w:rPr>
          <w:rFonts w:ascii="Times New Roman" w:hAnsi="Times New Roman" w:cs="Times New Roman"/>
          <w:lang w:eastAsia="zh-CN"/>
        </w:rPr>
      </w:pPr>
      <w:r w:rsidRPr="00657E2F">
        <w:rPr>
          <w:rFonts w:ascii="Times New Roman" w:hAnsi="Times New Roman" w:cs="Times New Roman" w:hint="eastAsia"/>
          <w:lang w:eastAsia="zh-CN"/>
        </w:rPr>
        <w:t xml:space="preserve">To identify the dynamic hub proteins in the brain and liver of the shrew, we applied a degree threshold of 20 in the protein-protein interaction (PPI) network. </w:t>
      </w:r>
      <w:r w:rsidR="00B02EDC" w:rsidRPr="00B02EDC">
        <w:rPr>
          <w:rFonts w:ascii="Times New Roman" w:hAnsi="Times New Roman" w:cs="Times New Roman"/>
          <w:lang w:eastAsia="zh-CN"/>
        </w:rPr>
        <w:t>Proteins interacting with a large number of other proteins were regarded as hub proteins, indicating their crucial role in corresponding biological processes.</w:t>
      </w:r>
    </w:p>
    <w:p w14:paraId="0D5D5FEC" w14:textId="310F469D" w:rsidR="00B519D2" w:rsidRDefault="001A131A" w:rsidP="00E616D2">
      <w:pPr>
        <w:pBdr>
          <w:top w:val="nil"/>
          <w:left w:val="nil"/>
          <w:bottom w:val="nil"/>
          <w:right w:val="nil"/>
          <w:between w:val="nil"/>
        </w:pBdr>
        <w:jc w:val="both"/>
        <w:rPr>
          <w:rFonts w:ascii="Times New Roman" w:hAnsi="Times New Roman" w:cs="Times New Roman"/>
          <w:lang w:eastAsia="zh-CN"/>
        </w:rPr>
      </w:pPr>
      <w:r w:rsidRPr="001A131A">
        <w:rPr>
          <w:rFonts w:ascii="Times New Roman" w:hAnsi="Times New Roman" w:cs="Times New Roman"/>
          <w:lang w:eastAsia="zh-CN"/>
        </w:rPr>
        <w:t>In the atrophied brain</w:t>
      </w:r>
      <w:r w:rsidR="0041598F">
        <w:rPr>
          <w:rFonts w:ascii="Times New Roman" w:hAnsi="Times New Roman" w:cs="Times New Roman" w:hint="eastAsia"/>
          <w:lang w:eastAsia="zh-CN"/>
        </w:rPr>
        <w:t xml:space="preserve"> (</w:t>
      </w:r>
      <w:r w:rsidR="0041598F" w:rsidRPr="002240FB">
        <w:rPr>
          <w:rFonts w:ascii="Times New Roman" w:hAnsi="Times New Roman" w:cs="Times New Roman"/>
          <w:lang w:eastAsia="zh-CN"/>
        </w:rPr>
        <w:t xml:space="preserve">Fig. </w:t>
      </w:r>
      <w:r w:rsidR="005333AE">
        <w:rPr>
          <w:rFonts w:ascii="Times New Roman" w:hAnsi="Times New Roman" w:cs="Times New Roman" w:hint="eastAsia"/>
          <w:lang w:eastAsia="zh-CN"/>
        </w:rPr>
        <w:t>4</w:t>
      </w:r>
      <w:r w:rsidR="0041598F">
        <w:rPr>
          <w:rFonts w:ascii="Times New Roman" w:hAnsi="Times New Roman" w:cs="Times New Roman" w:hint="eastAsia"/>
          <w:lang w:eastAsia="zh-CN"/>
        </w:rPr>
        <w:t xml:space="preserve"> A)</w:t>
      </w:r>
      <w:r w:rsidRPr="001A131A">
        <w:rPr>
          <w:rFonts w:ascii="Times New Roman" w:hAnsi="Times New Roman" w:cs="Times New Roman"/>
          <w:lang w:eastAsia="zh-CN"/>
        </w:rPr>
        <w:t>, 12 DEPs were identified as hub proteins.</w:t>
      </w:r>
      <w:r>
        <w:rPr>
          <w:rFonts w:ascii="Times New Roman" w:hAnsi="Times New Roman" w:cs="Times New Roman" w:hint="eastAsia"/>
          <w:lang w:eastAsia="zh-CN"/>
        </w:rPr>
        <w:t xml:space="preserve"> </w:t>
      </w:r>
      <w:r w:rsidR="00FF44F4" w:rsidRPr="00FF44F4">
        <w:rPr>
          <w:rFonts w:ascii="Times New Roman" w:hAnsi="Times New Roman" w:cs="Times New Roman"/>
          <w:lang w:eastAsia="zh-CN"/>
        </w:rPr>
        <w:t xml:space="preserve">These included Ndufs3, Aco2, Ndufb3, Uqcrq, Ndufs8, and Atpme, which are essential components of the mitochondrial electron transport chain (ETC) and ATP synthesis machinery. All these proteins were downregulated, suggesting a reduction in mitochondrial function during the atrophic phase. </w:t>
      </w:r>
      <w:commentRangeStart w:id="93"/>
      <w:commentRangeStart w:id="94"/>
      <w:r w:rsidR="00FF44F4" w:rsidRPr="00FF44F4">
        <w:rPr>
          <w:rFonts w:ascii="Times New Roman" w:hAnsi="Times New Roman" w:cs="Times New Roman"/>
          <w:lang w:eastAsia="zh-CN"/>
        </w:rPr>
        <w:t>Additionally, Tpi, the enzyme responsible for the reversible isomerization between dihydroxyacetone phosphate (DHAP) and glyceraldehyde-3-phosphate (G3P), was upregulated.</w:t>
      </w:r>
      <w:commentRangeEnd w:id="93"/>
      <w:r w:rsidR="00FD53FD">
        <w:rPr>
          <w:rStyle w:val="CommentReference"/>
          <w:rFonts w:ascii="Times New Roman" w:hAnsi="Times New Roman" w:cs="Times New Roman" w:hint="eastAsia"/>
          <w:sz w:val="22"/>
          <w:szCs w:val="22"/>
          <w:lang w:eastAsia="zh-CN"/>
        </w:rPr>
        <w:commentReference w:id="93"/>
      </w:r>
      <w:commentRangeEnd w:id="94"/>
      <w:r w:rsidR="00225F96">
        <w:rPr>
          <w:rStyle w:val="CommentReference"/>
          <w:rFonts w:ascii="Times New Roman" w:hAnsi="Times New Roman" w:cs="Times New Roman" w:hint="eastAsia"/>
          <w:sz w:val="22"/>
          <w:szCs w:val="22"/>
          <w:lang w:eastAsia="zh-CN"/>
        </w:rPr>
        <w:commentReference w:id="94"/>
      </w:r>
      <w:r w:rsidR="002F53B7">
        <w:rPr>
          <w:rFonts w:ascii="Times New Roman" w:hAnsi="Times New Roman" w:cs="Times New Roman" w:hint="eastAsia"/>
          <w:lang w:eastAsia="zh-CN"/>
        </w:rPr>
        <w:t xml:space="preserve"> </w:t>
      </w:r>
      <w:r w:rsidR="005E1261" w:rsidRPr="005E1261">
        <w:rPr>
          <w:rFonts w:ascii="Times New Roman" w:hAnsi="Times New Roman" w:cs="Times New Roman"/>
          <w:lang w:eastAsia="zh-CN"/>
        </w:rPr>
        <w:t>Interestingly</w:t>
      </w:r>
      <w:r w:rsidR="002F53B7" w:rsidRPr="002F53B7">
        <w:rPr>
          <w:rFonts w:ascii="Times New Roman" w:hAnsi="Times New Roman" w:cs="Times New Roman"/>
          <w:lang w:eastAsia="zh-CN"/>
        </w:rPr>
        <w:t>, in the atrophied liver</w:t>
      </w:r>
      <w:r w:rsidR="0041598F">
        <w:rPr>
          <w:rFonts w:ascii="Times New Roman" w:hAnsi="Times New Roman" w:cs="Times New Roman" w:hint="eastAsia"/>
          <w:lang w:eastAsia="zh-CN"/>
        </w:rPr>
        <w:t xml:space="preserve"> (</w:t>
      </w:r>
      <w:r w:rsidR="0041598F" w:rsidRPr="002240FB">
        <w:rPr>
          <w:rFonts w:ascii="Times New Roman" w:hAnsi="Times New Roman" w:cs="Times New Roman"/>
          <w:lang w:eastAsia="zh-CN"/>
        </w:rPr>
        <w:t xml:space="preserve">Fig. </w:t>
      </w:r>
      <w:r w:rsidR="004B2470">
        <w:rPr>
          <w:rFonts w:ascii="Times New Roman" w:hAnsi="Times New Roman" w:cs="Times New Roman" w:hint="eastAsia"/>
          <w:lang w:eastAsia="zh-CN"/>
        </w:rPr>
        <w:t>4</w:t>
      </w:r>
      <w:r w:rsidR="0041598F">
        <w:rPr>
          <w:rFonts w:ascii="Times New Roman" w:hAnsi="Times New Roman" w:cs="Times New Roman" w:hint="eastAsia"/>
          <w:lang w:eastAsia="zh-CN"/>
        </w:rPr>
        <w:t xml:space="preserve"> </w:t>
      </w:r>
      <w:r w:rsidR="001E0F0D">
        <w:rPr>
          <w:rFonts w:ascii="Times New Roman" w:hAnsi="Times New Roman" w:cs="Times New Roman" w:hint="eastAsia"/>
          <w:lang w:eastAsia="zh-CN"/>
        </w:rPr>
        <w:t>B</w:t>
      </w:r>
      <w:r w:rsidR="0041598F">
        <w:rPr>
          <w:rFonts w:ascii="Times New Roman" w:hAnsi="Times New Roman" w:cs="Times New Roman" w:hint="eastAsia"/>
          <w:lang w:eastAsia="zh-CN"/>
        </w:rPr>
        <w:t>)</w:t>
      </w:r>
      <w:r w:rsidR="002F53B7" w:rsidRPr="002F53B7">
        <w:rPr>
          <w:rFonts w:ascii="Times New Roman" w:hAnsi="Times New Roman" w:cs="Times New Roman"/>
          <w:lang w:eastAsia="zh-CN"/>
        </w:rPr>
        <w:t xml:space="preserve">, 7 </w:t>
      </w:r>
      <w:r w:rsidR="005E1261">
        <w:rPr>
          <w:rFonts w:ascii="Times New Roman" w:hAnsi="Times New Roman" w:cs="Times New Roman" w:hint="eastAsia"/>
          <w:lang w:eastAsia="zh-CN"/>
        </w:rPr>
        <w:t>hub</w:t>
      </w:r>
      <w:r w:rsidR="002F53B7" w:rsidRPr="002F53B7">
        <w:rPr>
          <w:rFonts w:ascii="Times New Roman" w:hAnsi="Times New Roman" w:cs="Times New Roman"/>
          <w:lang w:eastAsia="zh-CN"/>
        </w:rPr>
        <w:t xml:space="preserve"> DEPs were identified, with 6 </w:t>
      </w:r>
      <w:r w:rsidR="00E560ED" w:rsidRPr="002F53B7">
        <w:rPr>
          <w:rFonts w:ascii="Times New Roman" w:hAnsi="Times New Roman" w:cs="Times New Roman"/>
          <w:lang w:eastAsia="zh-CN"/>
        </w:rPr>
        <w:t xml:space="preserve">upregulated </w:t>
      </w:r>
      <w:r w:rsidR="00E560ED">
        <w:rPr>
          <w:rFonts w:ascii="Times New Roman" w:hAnsi="Times New Roman" w:cs="Times New Roman" w:hint="eastAsia"/>
          <w:lang w:eastAsia="zh-CN"/>
        </w:rPr>
        <w:t>DEP</w:t>
      </w:r>
      <w:r w:rsidR="002F53B7" w:rsidRPr="002F53B7">
        <w:rPr>
          <w:rFonts w:ascii="Times New Roman" w:hAnsi="Times New Roman" w:cs="Times New Roman"/>
          <w:lang w:eastAsia="zh-CN"/>
        </w:rPr>
        <w:t xml:space="preserve">s (Ndufs3, Cox7c, Atp5po, Rps18, Uqcr10, and Rps15a) and </w:t>
      </w:r>
      <w:r w:rsidR="00E560ED" w:rsidRPr="002F53B7">
        <w:rPr>
          <w:rFonts w:ascii="Times New Roman" w:hAnsi="Times New Roman" w:cs="Times New Roman"/>
          <w:lang w:eastAsia="zh-CN"/>
        </w:rPr>
        <w:t xml:space="preserve">downregulated </w:t>
      </w:r>
      <w:r w:rsidR="002F53B7" w:rsidRPr="002F53B7">
        <w:rPr>
          <w:rFonts w:ascii="Times New Roman" w:hAnsi="Times New Roman" w:cs="Times New Roman"/>
          <w:lang w:eastAsia="zh-CN"/>
        </w:rPr>
        <w:t xml:space="preserve">Hspa5. The </w:t>
      </w:r>
      <w:r w:rsidR="00AE2974">
        <w:rPr>
          <w:rFonts w:ascii="Times New Roman" w:hAnsi="Times New Roman" w:cs="Times New Roman" w:hint="eastAsia"/>
          <w:lang w:eastAsia="zh-CN"/>
        </w:rPr>
        <w:t>4</w:t>
      </w:r>
      <w:r w:rsidR="00C275EC">
        <w:rPr>
          <w:rFonts w:ascii="Times New Roman" w:hAnsi="Times New Roman" w:cs="Times New Roman" w:hint="eastAsia"/>
          <w:lang w:eastAsia="zh-CN"/>
        </w:rPr>
        <w:t xml:space="preserve"> </w:t>
      </w:r>
      <w:r w:rsidR="002F53B7" w:rsidRPr="002F53B7">
        <w:rPr>
          <w:rFonts w:ascii="Times New Roman" w:hAnsi="Times New Roman" w:cs="Times New Roman"/>
          <w:lang w:eastAsia="zh-CN"/>
        </w:rPr>
        <w:t xml:space="preserve">upregulated proteins, including Ndufs3, Cox7c, Atp5po, and Uqcr10, are components of mitochondrial complexes involved in </w:t>
      </w:r>
      <w:r w:rsidR="00072AAE" w:rsidRPr="002F53B7">
        <w:rPr>
          <w:rFonts w:ascii="Times New Roman" w:hAnsi="Times New Roman" w:cs="Times New Roman"/>
          <w:lang w:eastAsia="zh-CN"/>
        </w:rPr>
        <w:t>ETC</w:t>
      </w:r>
      <w:r w:rsidR="002F53B7" w:rsidRPr="002F53B7">
        <w:rPr>
          <w:rFonts w:ascii="Times New Roman" w:hAnsi="Times New Roman" w:cs="Times New Roman"/>
          <w:lang w:eastAsia="zh-CN"/>
        </w:rPr>
        <w:t xml:space="preserve">, suggesting </w:t>
      </w:r>
      <w:r w:rsidR="002D24D9" w:rsidRPr="002F53B7">
        <w:rPr>
          <w:rFonts w:ascii="Times New Roman" w:hAnsi="Times New Roman" w:cs="Times New Roman"/>
          <w:lang w:eastAsia="zh-CN"/>
        </w:rPr>
        <w:t>organismal</w:t>
      </w:r>
      <w:r w:rsidR="0012411B" w:rsidRPr="0012411B">
        <w:rPr>
          <w:rFonts w:ascii="Times New Roman" w:hAnsi="Times New Roman" w:cs="Times New Roman"/>
          <w:lang w:eastAsia="zh-CN"/>
        </w:rPr>
        <w:t xml:space="preserve"> compensation</w:t>
      </w:r>
      <w:r w:rsidR="00C275EC">
        <w:rPr>
          <w:rFonts w:ascii="Times New Roman" w:hAnsi="Times New Roman" w:cs="Times New Roman" w:hint="eastAsia"/>
          <w:lang w:eastAsia="zh-CN"/>
        </w:rPr>
        <w:t xml:space="preserve"> </w:t>
      </w:r>
      <w:r w:rsidR="0012411B">
        <w:rPr>
          <w:rFonts w:ascii="Times New Roman" w:hAnsi="Times New Roman" w:cs="Times New Roman" w:hint="eastAsia"/>
          <w:lang w:eastAsia="zh-CN"/>
        </w:rPr>
        <w:t>in energy</w:t>
      </w:r>
      <w:r w:rsidR="002F53B7" w:rsidRPr="002F53B7">
        <w:rPr>
          <w:rFonts w:ascii="Times New Roman" w:hAnsi="Times New Roman" w:cs="Times New Roman"/>
          <w:lang w:eastAsia="zh-CN"/>
        </w:rPr>
        <w:t xml:space="preserve">. </w:t>
      </w:r>
      <w:r w:rsidR="00072AAE" w:rsidRPr="00FB1CEE">
        <w:rPr>
          <w:rFonts w:ascii="Times New Roman" w:hAnsi="Times New Roman" w:cs="Times New Roman"/>
          <w:lang w:eastAsia="zh-CN"/>
        </w:rPr>
        <w:t>The</w:t>
      </w:r>
      <w:r w:rsidR="00FB1CEE" w:rsidRPr="00FB1CEE">
        <w:rPr>
          <w:rFonts w:ascii="Times New Roman" w:hAnsi="Times New Roman" w:cs="Times New Roman"/>
          <w:lang w:eastAsia="zh-CN"/>
        </w:rPr>
        <w:t xml:space="preserve"> remaining 2 upregulated proteins, Rps18 and Rps15a, are part of the 40S ribosomal subunit, involved in protein synthesis.</w:t>
      </w:r>
      <w:r w:rsidR="00251E87">
        <w:rPr>
          <w:rFonts w:ascii="Times New Roman" w:hAnsi="Times New Roman" w:cs="Times New Roman" w:hint="eastAsia"/>
          <w:lang w:eastAsia="zh-CN"/>
        </w:rPr>
        <w:t xml:space="preserve"> </w:t>
      </w:r>
    </w:p>
    <w:p w14:paraId="2246B3D0" w14:textId="6E0B4FC3" w:rsidR="001E79C8" w:rsidRDefault="0054272B" w:rsidP="00E616D2">
      <w:pPr>
        <w:pBdr>
          <w:top w:val="nil"/>
          <w:left w:val="nil"/>
          <w:bottom w:val="nil"/>
          <w:right w:val="nil"/>
          <w:between w:val="nil"/>
        </w:pBdr>
        <w:jc w:val="both"/>
        <w:rPr>
          <w:rFonts w:ascii="Times New Roman" w:hAnsi="Times New Roman" w:cs="Times New Roman"/>
          <w:lang w:eastAsia="zh-CN"/>
        </w:rPr>
      </w:pPr>
      <w:r w:rsidRPr="0054272B">
        <w:rPr>
          <w:rFonts w:ascii="Times New Roman" w:hAnsi="Times New Roman" w:cs="Times New Roman"/>
          <w:lang w:eastAsia="zh-CN"/>
        </w:rPr>
        <w:t>A PPI network was also constructed for the liver. During the atrophic phase</w:t>
      </w:r>
      <w:r w:rsidR="001E0F0D">
        <w:rPr>
          <w:rFonts w:ascii="Times New Roman" w:hAnsi="Times New Roman" w:cs="Times New Roman" w:hint="eastAsia"/>
          <w:lang w:eastAsia="zh-CN"/>
        </w:rPr>
        <w:t xml:space="preserve"> (</w:t>
      </w:r>
      <w:r w:rsidR="001E0F0D" w:rsidRPr="002240FB">
        <w:rPr>
          <w:rFonts w:ascii="Times New Roman" w:hAnsi="Times New Roman" w:cs="Times New Roman"/>
          <w:lang w:eastAsia="zh-CN"/>
        </w:rPr>
        <w:t xml:space="preserve">Fig. </w:t>
      </w:r>
      <w:r w:rsidR="004B2470">
        <w:rPr>
          <w:rFonts w:ascii="Times New Roman" w:hAnsi="Times New Roman" w:cs="Times New Roman" w:hint="eastAsia"/>
          <w:lang w:eastAsia="zh-CN"/>
        </w:rPr>
        <w:t>4</w:t>
      </w:r>
      <w:r w:rsidR="001E0F0D">
        <w:rPr>
          <w:rFonts w:ascii="Times New Roman" w:hAnsi="Times New Roman" w:cs="Times New Roman" w:hint="eastAsia"/>
          <w:lang w:eastAsia="zh-CN"/>
        </w:rPr>
        <w:t xml:space="preserve"> C)</w:t>
      </w:r>
      <w:r w:rsidRPr="0054272B">
        <w:rPr>
          <w:rFonts w:ascii="Times New Roman" w:hAnsi="Times New Roman" w:cs="Times New Roman"/>
          <w:lang w:eastAsia="zh-CN"/>
        </w:rPr>
        <w:t xml:space="preserve">, </w:t>
      </w:r>
      <w:r w:rsidR="00563C6F">
        <w:rPr>
          <w:rFonts w:ascii="Times New Roman" w:hAnsi="Times New Roman" w:cs="Times New Roman" w:hint="eastAsia"/>
          <w:lang w:eastAsia="zh-CN"/>
        </w:rPr>
        <w:t>7</w:t>
      </w:r>
      <w:r w:rsidRPr="0054272B">
        <w:rPr>
          <w:rFonts w:ascii="Times New Roman" w:hAnsi="Times New Roman" w:cs="Times New Roman"/>
          <w:lang w:eastAsia="zh-CN"/>
        </w:rPr>
        <w:t xml:space="preserve"> hub DEPs with high degree values were identified, including </w:t>
      </w:r>
      <w:r>
        <w:rPr>
          <w:rFonts w:ascii="Times New Roman" w:hAnsi="Times New Roman" w:cs="Times New Roman" w:hint="eastAsia"/>
          <w:lang w:eastAsia="zh-CN"/>
        </w:rPr>
        <w:t>6</w:t>
      </w:r>
      <w:r w:rsidRPr="0054272B">
        <w:rPr>
          <w:rFonts w:ascii="Times New Roman" w:hAnsi="Times New Roman" w:cs="Times New Roman"/>
          <w:lang w:eastAsia="zh-CN"/>
        </w:rPr>
        <w:t xml:space="preserve"> upregulated </w:t>
      </w:r>
      <w:r w:rsidR="00AF52B4">
        <w:rPr>
          <w:rFonts w:ascii="Times New Roman" w:hAnsi="Times New Roman" w:cs="Times New Roman" w:hint="eastAsia"/>
          <w:lang w:eastAsia="zh-CN"/>
        </w:rPr>
        <w:t xml:space="preserve">DEPs </w:t>
      </w:r>
      <w:r w:rsidRPr="0054272B">
        <w:rPr>
          <w:rFonts w:ascii="Times New Roman" w:hAnsi="Times New Roman" w:cs="Times New Roman"/>
          <w:lang w:eastAsia="zh-CN"/>
        </w:rPr>
        <w:t xml:space="preserve">and </w:t>
      </w:r>
      <w:r>
        <w:rPr>
          <w:rFonts w:ascii="Times New Roman" w:hAnsi="Times New Roman" w:cs="Times New Roman" w:hint="eastAsia"/>
          <w:lang w:eastAsia="zh-CN"/>
        </w:rPr>
        <w:t>1</w:t>
      </w:r>
      <w:r w:rsidR="00435D41">
        <w:rPr>
          <w:rFonts w:ascii="Times New Roman" w:hAnsi="Times New Roman" w:cs="Times New Roman" w:hint="eastAsia"/>
          <w:lang w:eastAsia="zh-CN"/>
        </w:rPr>
        <w:t>(Hspa5)</w:t>
      </w:r>
      <w:r w:rsidRPr="0054272B">
        <w:rPr>
          <w:rFonts w:ascii="Times New Roman" w:hAnsi="Times New Roman" w:cs="Times New Roman"/>
          <w:lang w:eastAsia="zh-CN"/>
        </w:rPr>
        <w:t xml:space="preserve"> downregulated </w:t>
      </w:r>
      <w:r w:rsidR="00AF52B4">
        <w:rPr>
          <w:rFonts w:ascii="Times New Roman" w:hAnsi="Times New Roman" w:cs="Times New Roman" w:hint="eastAsia"/>
          <w:lang w:eastAsia="zh-CN"/>
        </w:rPr>
        <w:t>DEP</w:t>
      </w:r>
      <w:r w:rsidRPr="0054272B">
        <w:rPr>
          <w:rFonts w:ascii="Times New Roman" w:hAnsi="Times New Roman" w:cs="Times New Roman"/>
          <w:lang w:eastAsia="zh-CN"/>
        </w:rPr>
        <w:t xml:space="preserve">. Among these, </w:t>
      </w:r>
      <w:r>
        <w:rPr>
          <w:rFonts w:ascii="Times New Roman" w:hAnsi="Times New Roman" w:cs="Times New Roman" w:hint="eastAsia"/>
          <w:lang w:eastAsia="zh-CN"/>
        </w:rPr>
        <w:t>4</w:t>
      </w:r>
      <w:r w:rsidRPr="0054272B">
        <w:rPr>
          <w:rFonts w:ascii="Times New Roman" w:hAnsi="Times New Roman" w:cs="Times New Roman"/>
          <w:lang w:eastAsia="zh-CN"/>
        </w:rPr>
        <w:t xml:space="preserve"> proteins (Ndufs3, Cox7c, Atp5po, and Uqcr10) are key components of the mitochondrial electron transport chain, while the remaining </w:t>
      </w:r>
      <w:r>
        <w:rPr>
          <w:rFonts w:ascii="Times New Roman" w:hAnsi="Times New Roman" w:cs="Times New Roman" w:hint="eastAsia"/>
          <w:lang w:eastAsia="zh-CN"/>
        </w:rPr>
        <w:t xml:space="preserve">2 </w:t>
      </w:r>
      <w:r w:rsidRPr="0054272B">
        <w:rPr>
          <w:rFonts w:ascii="Times New Roman" w:hAnsi="Times New Roman" w:cs="Times New Roman"/>
          <w:lang w:eastAsia="zh-CN"/>
        </w:rPr>
        <w:t>upregulated proteins</w:t>
      </w:r>
      <w:r w:rsidR="00D723F1">
        <w:rPr>
          <w:rFonts w:ascii="Times New Roman" w:hAnsi="Times New Roman" w:cs="Times New Roman" w:hint="eastAsia"/>
          <w:lang w:eastAsia="zh-CN"/>
        </w:rPr>
        <w:t xml:space="preserve"> (</w:t>
      </w:r>
      <w:r w:rsidR="00D723F1" w:rsidRPr="00D723F1">
        <w:rPr>
          <w:rFonts w:ascii="Times New Roman" w:hAnsi="Times New Roman" w:cs="Times New Roman"/>
          <w:lang w:eastAsia="zh-CN"/>
        </w:rPr>
        <w:t>Rps18</w:t>
      </w:r>
      <w:r w:rsidR="00D723F1">
        <w:rPr>
          <w:rFonts w:ascii="Times New Roman" w:hAnsi="Times New Roman" w:cs="Times New Roman" w:hint="eastAsia"/>
          <w:lang w:eastAsia="zh-CN"/>
        </w:rPr>
        <w:t>, Rps15a)</w:t>
      </w:r>
      <w:r w:rsidRPr="0054272B">
        <w:rPr>
          <w:rFonts w:ascii="Times New Roman" w:hAnsi="Times New Roman" w:cs="Times New Roman"/>
          <w:lang w:eastAsia="zh-CN"/>
        </w:rPr>
        <w:t xml:space="preserve"> belong to the 40S ribosomal subunit, contributing to ribosomal function.</w:t>
      </w:r>
      <w:r w:rsidR="008D1F45">
        <w:rPr>
          <w:rFonts w:ascii="Times New Roman" w:hAnsi="Times New Roman" w:cs="Times New Roman" w:hint="eastAsia"/>
          <w:lang w:eastAsia="zh-CN"/>
        </w:rPr>
        <w:t xml:space="preserve"> </w:t>
      </w:r>
      <w:r w:rsidR="008D1F45" w:rsidRPr="008D1F45">
        <w:rPr>
          <w:rFonts w:ascii="Times New Roman" w:hAnsi="Times New Roman" w:cs="Times New Roman"/>
          <w:lang w:eastAsia="zh-CN"/>
        </w:rPr>
        <w:t xml:space="preserve">In the liver PPI network during the regenerative </w:t>
      </w:r>
      <w:r w:rsidR="008D1F45">
        <w:rPr>
          <w:rFonts w:ascii="Times New Roman" w:hAnsi="Times New Roman" w:cs="Times New Roman" w:hint="eastAsia"/>
          <w:lang w:eastAsia="zh-CN"/>
        </w:rPr>
        <w:t>liver</w:t>
      </w:r>
      <w:r w:rsidR="001E0F0D">
        <w:rPr>
          <w:rFonts w:ascii="Times New Roman" w:hAnsi="Times New Roman" w:cs="Times New Roman" w:hint="eastAsia"/>
          <w:lang w:eastAsia="zh-CN"/>
        </w:rPr>
        <w:t xml:space="preserve"> (</w:t>
      </w:r>
      <w:r w:rsidR="001E0F0D" w:rsidRPr="002240FB">
        <w:rPr>
          <w:rFonts w:ascii="Times New Roman" w:hAnsi="Times New Roman" w:cs="Times New Roman"/>
          <w:lang w:eastAsia="zh-CN"/>
        </w:rPr>
        <w:t xml:space="preserve">Fig. </w:t>
      </w:r>
      <w:r w:rsidR="004B2470">
        <w:rPr>
          <w:rFonts w:ascii="Times New Roman" w:hAnsi="Times New Roman" w:cs="Times New Roman" w:hint="eastAsia"/>
          <w:lang w:eastAsia="zh-CN"/>
        </w:rPr>
        <w:t>4</w:t>
      </w:r>
      <w:r w:rsidR="001E0F0D">
        <w:rPr>
          <w:rFonts w:ascii="Times New Roman" w:hAnsi="Times New Roman" w:cs="Times New Roman" w:hint="eastAsia"/>
          <w:lang w:eastAsia="zh-CN"/>
        </w:rPr>
        <w:t xml:space="preserve"> D)</w:t>
      </w:r>
      <w:r w:rsidR="008D1F45" w:rsidRPr="008D1F45">
        <w:rPr>
          <w:rFonts w:ascii="Times New Roman" w:hAnsi="Times New Roman" w:cs="Times New Roman"/>
          <w:lang w:eastAsia="zh-CN"/>
        </w:rPr>
        <w:t xml:space="preserve">, the top </w:t>
      </w:r>
      <w:r w:rsidR="008D1F45">
        <w:rPr>
          <w:rFonts w:ascii="Times New Roman" w:hAnsi="Times New Roman" w:cs="Times New Roman" w:hint="eastAsia"/>
          <w:lang w:eastAsia="zh-CN"/>
        </w:rPr>
        <w:t>8</w:t>
      </w:r>
      <w:r w:rsidR="008D1F45" w:rsidRPr="008D1F45">
        <w:rPr>
          <w:rFonts w:ascii="Times New Roman" w:hAnsi="Times New Roman" w:cs="Times New Roman"/>
          <w:lang w:eastAsia="zh-CN"/>
        </w:rPr>
        <w:t xml:space="preserve"> DEPs included </w:t>
      </w:r>
      <w:r w:rsidR="008D1F45">
        <w:rPr>
          <w:rFonts w:ascii="Times New Roman" w:hAnsi="Times New Roman" w:cs="Times New Roman" w:hint="eastAsia"/>
          <w:lang w:eastAsia="zh-CN"/>
        </w:rPr>
        <w:t>7</w:t>
      </w:r>
      <w:r w:rsidR="008D1F45" w:rsidRPr="008D1F45">
        <w:rPr>
          <w:rFonts w:ascii="Times New Roman" w:hAnsi="Times New Roman" w:cs="Times New Roman"/>
          <w:lang w:eastAsia="zh-CN"/>
        </w:rPr>
        <w:t xml:space="preserve"> proteins</w:t>
      </w:r>
      <w:r w:rsidR="003119B5">
        <w:rPr>
          <w:rFonts w:ascii="Times New Roman" w:hAnsi="Times New Roman" w:cs="Times New Roman" w:hint="eastAsia"/>
          <w:lang w:eastAsia="zh-CN"/>
        </w:rPr>
        <w:t xml:space="preserve"> (Ndufs1, Atp5f1a, </w:t>
      </w:r>
      <w:r w:rsidR="00F679B9">
        <w:rPr>
          <w:rFonts w:ascii="Times New Roman" w:hAnsi="Times New Roman" w:cs="Times New Roman" w:hint="eastAsia"/>
          <w:lang w:eastAsia="zh-CN"/>
        </w:rPr>
        <w:t xml:space="preserve">Ndufa10, Ndufb8, </w:t>
      </w:r>
      <w:r w:rsidR="002F475C">
        <w:rPr>
          <w:rFonts w:ascii="Times New Roman" w:hAnsi="Times New Roman" w:cs="Times New Roman" w:hint="eastAsia"/>
          <w:lang w:eastAsia="zh-CN"/>
        </w:rPr>
        <w:t>Cox5b, Cyc1, Ndufs8</w:t>
      </w:r>
      <w:r w:rsidR="003119B5">
        <w:rPr>
          <w:rFonts w:ascii="Times New Roman" w:hAnsi="Times New Roman" w:cs="Times New Roman" w:hint="eastAsia"/>
          <w:lang w:eastAsia="zh-CN"/>
        </w:rPr>
        <w:t>)</w:t>
      </w:r>
      <w:r w:rsidR="008D1F45" w:rsidRPr="008D1F45">
        <w:rPr>
          <w:rFonts w:ascii="Times New Roman" w:hAnsi="Times New Roman" w:cs="Times New Roman"/>
          <w:lang w:eastAsia="zh-CN"/>
        </w:rPr>
        <w:t xml:space="preserve"> associated with the electron transport chain, of which </w:t>
      </w:r>
      <w:r w:rsidR="003119B5">
        <w:rPr>
          <w:rFonts w:ascii="Times New Roman" w:hAnsi="Times New Roman" w:cs="Times New Roman" w:hint="eastAsia"/>
          <w:lang w:eastAsia="zh-CN"/>
        </w:rPr>
        <w:t>4</w:t>
      </w:r>
      <w:r w:rsidR="008D1F45" w:rsidRPr="008D1F45">
        <w:rPr>
          <w:rFonts w:ascii="Times New Roman" w:hAnsi="Times New Roman" w:cs="Times New Roman"/>
          <w:lang w:eastAsia="zh-CN"/>
        </w:rPr>
        <w:t xml:space="preserve"> </w:t>
      </w:r>
      <w:r w:rsidR="002F475C">
        <w:rPr>
          <w:rFonts w:ascii="Times New Roman" w:hAnsi="Times New Roman" w:cs="Times New Roman" w:hint="eastAsia"/>
          <w:lang w:eastAsia="zh-CN"/>
        </w:rPr>
        <w:t>(Ndufs1, Atp5f1a, Ndufa10, Cyc1)</w:t>
      </w:r>
      <w:r w:rsidR="002F475C" w:rsidRPr="008D1F45">
        <w:rPr>
          <w:rFonts w:ascii="Times New Roman" w:hAnsi="Times New Roman" w:cs="Times New Roman"/>
          <w:lang w:eastAsia="zh-CN"/>
        </w:rPr>
        <w:t xml:space="preserve"> </w:t>
      </w:r>
      <w:r w:rsidR="008D1F45" w:rsidRPr="008D1F45">
        <w:rPr>
          <w:rFonts w:ascii="Times New Roman" w:hAnsi="Times New Roman" w:cs="Times New Roman"/>
          <w:lang w:eastAsia="zh-CN"/>
        </w:rPr>
        <w:t xml:space="preserve">were upregulated and </w:t>
      </w:r>
      <w:r w:rsidR="002F475C">
        <w:rPr>
          <w:rFonts w:ascii="Times New Roman" w:hAnsi="Times New Roman" w:cs="Times New Roman" w:hint="eastAsia"/>
          <w:lang w:eastAsia="zh-CN"/>
        </w:rPr>
        <w:t>3 (</w:t>
      </w:r>
      <w:r w:rsidR="00926DE7">
        <w:rPr>
          <w:rFonts w:ascii="Times New Roman" w:hAnsi="Times New Roman" w:cs="Times New Roman" w:hint="eastAsia"/>
          <w:lang w:eastAsia="zh-CN"/>
        </w:rPr>
        <w:t>Ndufb8, Cox5b,</w:t>
      </w:r>
      <w:r w:rsidR="002F475C">
        <w:rPr>
          <w:rFonts w:ascii="Times New Roman" w:hAnsi="Times New Roman" w:cs="Times New Roman" w:hint="eastAsia"/>
          <w:lang w:eastAsia="zh-CN"/>
        </w:rPr>
        <w:t xml:space="preserve"> Ndufs8)</w:t>
      </w:r>
      <w:r w:rsidR="002F475C" w:rsidRPr="008D1F45">
        <w:rPr>
          <w:rFonts w:ascii="Times New Roman" w:hAnsi="Times New Roman" w:cs="Times New Roman"/>
          <w:lang w:eastAsia="zh-CN"/>
        </w:rPr>
        <w:t xml:space="preserve"> </w:t>
      </w:r>
      <w:r w:rsidR="008D1F45" w:rsidRPr="008D1F45">
        <w:rPr>
          <w:rFonts w:ascii="Times New Roman" w:hAnsi="Times New Roman" w:cs="Times New Roman"/>
          <w:lang w:eastAsia="zh-CN"/>
        </w:rPr>
        <w:t xml:space="preserve">were downregulated. The slightly higher number of upregulated proteins in this set does not indicate an overall upregulation of oxidative phosphorylation in the atrophic liver, as additional OXPHOS-related proteins with high degree values were downregulated and located in the central second layer of the network. This </w:t>
      </w:r>
      <w:r w:rsidR="00F47CC6">
        <w:rPr>
          <w:rFonts w:ascii="Times New Roman" w:hAnsi="Times New Roman" w:cs="Times New Roman" w:hint="eastAsia"/>
          <w:lang w:eastAsia="zh-CN"/>
        </w:rPr>
        <w:t>result</w:t>
      </w:r>
      <w:r w:rsidR="008D1F45" w:rsidRPr="008D1F45">
        <w:rPr>
          <w:rFonts w:ascii="Times New Roman" w:hAnsi="Times New Roman" w:cs="Times New Roman"/>
          <w:lang w:eastAsia="zh-CN"/>
        </w:rPr>
        <w:t xml:space="preserve"> suggests a coordinated </w:t>
      </w:r>
      <w:r w:rsidR="008D1F45" w:rsidRPr="008D1F45">
        <w:rPr>
          <w:rFonts w:ascii="Times New Roman" w:hAnsi="Times New Roman" w:cs="Times New Roman"/>
          <w:lang w:eastAsia="zh-CN"/>
        </w:rPr>
        <w:lastRenderedPageBreak/>
        <w:t>and tissue-specific modulation of mitochondrial activity, rather than a uniform increase in oxidative phosphorylation during the atrophic phase.</w:t>
      </w:r>
    </w:p>
    <w:p w14:paraId="302BC7DC" w14:textId="255F1DE1" w:rsidR="00994907" w:rsidRDefault="0016351B" w:rsidP="00166CEB">
      <w:pPr>
        <w:pBdr>
          <w:top w:val="nil"/>
          <w:left w:val="nil"/>
          <w:bottom w:val="nil"/>
          <w:right w:val="nil"/>
          <w:between w:val="nil"/>
        </w:pBdr>
        <w:spacing w:after="0"/>
        <w:jc w:val="both"/>
        <w:rPr>
          <w:rFonts w:ascii="Times New Roman" w:hAnsi="Times New Roman" w:cs="Times New Roman"/>
          <w:b/>
          <w:color w:val="000000"/>
          <w:lang w:eastAsia="zh-CN"/>
        </w:rPr>
      </w:pPr>
      <w:r w:rsidRPr="0016351B">
        <w:rPr>
          <w:rFonts w:ascii="Times New Roman" w:hAnsi="Times New Roman" w:cs="Times New Roman"/>
          <w:b/>
          <w:color w:val="000000"/>
          <w:lang w:eastAsia="zh-CN"/>
        </w:rPr>
        <w:t xml:space="preserve">Seasonal </w:t>
      </w:r>
      <w:r w:rsidRPr="0016351B">
        <w:rPr>
          <w:rFonts w:ascii="Times New Roman" w:hAnsi="Times New Roman" w:cs="Times New Roman" w:hint="eastAsia"/>
          <w:b/>
          <w:color w:val="000000"/>
          <w:lang w:eastAsia="zh-CN"/>
        </w:rPr>
        <w:t>d</w:t>
      </w:r>
      <w:r w:rsidRPr="0016351B">
        <w:rPr>
          <w:rFonts w:ascii="Times New Roman" w:hAnsi="Times New Roman" w:cs="Times New Roman"/>
          <w:b/>
          <w:color w:val="000000"/>
          <w:lang w:eastAsia="zh-CN"/>
        </w:rPr>
        <w:t xml:space="preserve">ynamics of </w:t>
      </w:r>
      <w:r w:rsidRPr="0016351B">
        <w:rPr>
          <w:rFonts w:ascii="Times New Roman" w:hAnsi="Times New Roman" w:cs="Times New Roman" w:hint="eastAsia"/>
          <w:b/>
          <w:color w:val="000000"/>
          <w:lang w:eastAsia="zh-CN"/>
        </w:rPr>
        <w:t>m</w:t>
      </w:r>
      <w:r w:rsidRPr="0016351B">
        <w:rPr>
          <w:rFonts w:ascii="Times New Roman" w:hAnsi="Times New Roman" w:cs="Times New Roman"/>
          <w:b/>
          <w:color w:val="000000"/>
          <w:lang w:eastAsia="zh-CN"/>
        </w:rPr>
        <w:t xml:space="preserve">etabolites </w:t>
      </w:r>
      <w:r>
        <w:rPr>
          <w:rFonts w:ascii="Times New Roman" w:hAnsi="Times New Roman" w:cs="Times New Roman" w:hint="eastAsia"/>
          <w:b/>
          <w:color w:val="000000"/>
          <w:lang w:eastAsia="zh-CN"/>
        </w:rPr>
        <w:t>indicate</w:t>
      </w:r>
      <w:r w:rsidRPr="0016351B">
        <w:rPr>
          <w:rFonts w:ascii="Times New Roman" w:hAnsi="Times New Roman" w:cs="Times New Roman"/>
          <w:b/>
          <w:color w:val="000000"/>
          <w:lang w:eastAsia="zh-CN"/>
        </w:rPr>
        <w:t xml:space="preserve"> </w:t>
      </w:r>
      <w:r w:rsidRPr="0016351B">
        <w:rPr>
          <w:rFonts w:ascii="Times New Roman" w:hAnsi="Times New Roman" w:cs="Times New Roman" w:hint="eastAsia"/>
          <w:b/>
          <w:color w:val="000000"/>
          <w:lang w:eastAsia="zh-CN"/>
        </w:rPr>
        <w:t>s</w:t>
      </w:r>
      <w:r w:rsidRPr="0016351B">
        <w:rPr>
          <w:rFonts w:ascii="Times New Roman" w:hAnsi="Times New Roman" w:cs="Times New Roman"/>
          <w:b/>
          <w:color w:val="000000"/>
          <w:lang w:eastAsia="zh-CN"/>
        </w:rPr>
        <w:t xml:space="preserve">ystemic </w:t>
      </w:r>
      <w:r w:rsidRPr="0016351B">
        <w:rPr>
          <w:rFonts w:ascii="Times New Roman" w:hAnsi="Times New Roman" w:cs="Times New Roman" w:hint="eastAsia"/>
          <w:b/>
          <w:color w:val="000000"/>
          <w:lang w:eastAsia="zh-CN"/>
        </w:rPr>
        <w:t>p</w:t>
      </w:r>
      <w:r w:rsidRPr="0016351B">
        <w:rPr>
          <w:rFonts w:ascii="Times New Roman" w:hAnsi="Times New Roman" w:cs="Times New Roman"/>
          <w:b/>
          <w:color w:val="000000"/>
          <w:lang w:eastAsia="zh-CN"/>
        </w:rPr>
        <w:t xml:space="preserve">hysiological </w:t>
      </w:r>
      <w:r w:rsidRPr="0016351B">
        <w:rPr>
          <w:rFonts w:ascii="Times New Roman" w:hAnsi="Times New Roman" w:cs="Times New Roman" w:hint="eastAsia"/>
          <w:b/>
          <w:color w:val="000000"/>
          <w:lang w:eastAsia="zh-CN"/>
        </w:rPr>
        <w:t>a</w:t>
      </w:r>
      <w:r w:rsidRPr="0016351B">
        <w:rPr>
          <w:rFonts w:ascii="Times New Roman" w:hAnsi="Times New Roman" w:cs="Times New Roman"/>
          <w:b/>
          <w:color w:val="000000"/>
          <w:lang w:eastAsia="zh-CN"/>
        </w:rPr>
        <w:t>daptations</w:t>
      </w:r>
    </w:p>
    <w:p w14:paraId="776B3DAD" w14:textId="38A6674E" w:rsidR="00C467B1" w:rsidRDefault="003356E4" w:rsidP="007C35B6">
      <w:pPr>
        <w:pBdr>
          <w:top w:val="nil"/>
          <w:left w:val="nil"/>
          <w:bottom w:val="nil"/>
          <w:right w:val="nil"/>
          <w:between w:val="nil"/>
        </w:pBdr>
        <w:jc w:val="both"/>
        <w:rPr>
          <w:rFonts w:ascii="Times New Roman" w:hAnsi="Times New Roman" w:cs="Times New Roman"/>
          <w:lang w:eastAsia="zh-CN"/>
        </w:rPr>
      </w:pPr>
      <w:r>
        <w:rPr>
          <w:rFonts w:ascii="Times New Roman" w:hAnsi="Times New Roman" w:cs="Times New Roman" w:hint="eastAsia"/>
          <w:lang w:eastAsia="zh-CN"/>
        </w:rPr>
        <w:t>Un</w:t>
      </w:r>
      <w:r w:rsidR="00CD68F8" w:rsidRPr="00CD68F8">
        <w:rPr>
          <w:rFonts w:ascii="Times New Roman" w:hAnsi="Times New Roman" w:cs="Times New Roman"/>
          <w:lang w:eastAsia="zh-CN"/>
        </w:rPr>
        <w:t xml:space="preserve">targeted metabolomic analyses were performed on </w:t>
      </w:r>
      <w:r w:rsidR="00CD68F8">
        <w:rPr>
          <w:rFonts w:ascii="Times New Roman" w:hAnsi="Times New Roman" w:cs="Times New Roman" w:hint="eastAsia"/>
          <w:lang w:eastAsia="zh-CN"/>
        </w:rPr>
        <w:t>plasma</w:t>
      </w:r>
      <w:r w:rsidR="00CD68F8" w:rsidRPr="00CD68F8">
        <w:rPr>
          <w:rFonts w:ascii="Times New Roman" w:hAnsi="Times New Roman" w:cs="Times New Roman"/>
          <w:lang w:eastAsia="zh-CN"/>
        </w:rPr>
        <w:t xml:space="preserve"> samples comparing SumJuv vs WinJuv (atrophi</w:t>
      </w:r>
      <w:r w:rsidR="00CD68F8">
        <w:rPr>
          <w:rFonts w:ascii="Times New Roman" w:hAnsi="Times New Roman" w:cs="Times New Roman" w:hint="eastAsia"/>
          <w:lang w:eastAsia="zh-CN"/>
        </w:rPr>
        <w:t>ed</w:t>
      </w:r>
      <w:r w:rsidR="00CD68F8" w:rsidRPr="00CD68F8">
        <w:rPr>
          <w:rFonts w:ascii="Times New Roman" w:hAnsi="Times New Roman" w:cs="Times New Roman"/>
          <w:lang w:eastAsia="zh-CN"/>
        </w:rPr>
        <w:t xml:space="preserve"> phase) and SumAd vs WinJuv (regenerative phase) to investigate the dynamic metabolic adjustments underlying physiological adaptations in the shrew.</w:t>
      </w:r>
      <w:r w:rsidR="000F5064">
        <w:rPr>
          <w:rFonts w:ascii="Times New Roman" w:hAnsi="Times New Roman" w:cs="Times New Roman" w:hint="eastAsia"/>
          <w:lang w:eastAsia="zh-CN"/>
        </w:rPr>
        <w:t xml:space="preserve"> </w:t>
      </w:r>
    </w:p>
    <w:p w14:paraId="7F2310BE" w14:textId="36CB8981" w:rsidR="00226EAC" w:rsidRDefault="00CE5820" w:rsidP="007C35B6">
      <w:pPr>
        <w:pBdr>
          <w:top w:val="nil"/>
          <w:left w:val="nil"/>
          <w:bottom w:val="nil"/>
          <w:right w:val="nil"/>
          <w:between w:val="nil"/>
        </w:pBdr>
        <w:jc w:val="both"/>
        <w:rPr>
          <w:rFonts w:ascii="Times New Roman" w:hAnsi="Times New Roman" w:cs="Times New Roman"/>
          <w:iCs/>
          <w:lang w:eastAsia="zh-CN"/>
        </w:rPr>
      </w:pPr>
      <w:r>
        <w:rPr>
          <w:rFonts w:ascii="Times New Roman" w:hAnsi="Times New Roman" w:cs="Times New Roman" w:hint="eastAsia"/>
          <w:lang w:eastAsia="zh-CN"/>
        </w:rPr>
        <w:t>The PLS</w:t>
      </w:r>
      <w:r w:rsidR="00DA3B1F">
        <w:rPr>
          <w:rFonts w:ascii="Times New Roman" w:hAnsi="Times New Roman" w:cs="Times New Roman" w:hint="eastAsia"/>
          <w:lang w:eastAsia="zh-CN"/>
        </w:rPr>
        <w:t>-</w:t>
      </w:r>
      <w:r>
        <w:rPr>
          <w:rFonts w:ascii="Times New Roman" w:hAnsi="Times New Roman" w:cs="Times New Roman" w:hint="eastAsia"/>
          <w:lang w:eastAsia="zh-CN"/>
        </w:rPr>
        <w:t>DA</w:t>
      </w:r>
      <w:r w:rsidRPr="00CE5820">
        <w:rPr>
          <w:rFonts w:ascii="Times New Roman" w:hAnsi="Times New Roman" w:cs="Times New Roman"/>
          <w:lang w:eastAsia="zh-CN"/>
        </w:rPr>
        <w:t xml:space="preserve"> of </w:t>
      </w:r>
      <w:r w:rsidR="00757359">
        <w:rPr>
          <w:rFonts w:ascii="Times New Roman" w:hAnsi="Times New Roman" w:cs="Times New Roman"/>
          <w:lang w:eastAsia="zh-CN"/>
        </w:rPr>
        <w:t>metabolism</w:t>
      </w:r>
      <w:r w:rsidRPr="00CE5820">
        <w:rPr>
          <w:rFonts w:ascii="Times New Roman" w:hAnsi="Times New Roman" w:cs="Times New Roman"/>
          <w:lang w:eastAsia="zh-CN"/>
        </w:rPr>
        <w:t xml:space="preserve"> data showed that samples from the </w:t>
      </w:r>
      <w:r w:rsidR="0073381B">
        <w:rPr>
          <w:rFonts w:ascii="Times New Roman" w:hAnsi="Times New Roman" w:cs="Times New Roman" w:hint="eastAsia"/>
          <w:lang w:eastAsia="zh-CN"/>
        </w:rPr>
        <w:t>Winjuv</w:t>
      </w:r>
      <w:r w:rsidR="00DE4327">
        <w:rPr>
          <w:rFonts w:ascii="Times New Roman" w:hAnsi="Times New Roman" w:cs="Times New Roman" w:hint="eastAsia"/>
          <w:lang w:eastAsia="zh-CN"/>
        </w:rPr>
        <w:t>/</w:t>
      </w:r>
      <w:r w:rsidR="00757359">
        <w:rPr>
          <w:rFonts w:ascii="Times New Roman" w:hAnsi="Times New Roman" w:cs="Times New Roman" w:hint="eastAsia"/>
          <w:lang w:eastAsia="zh-CN"/>
        </w:rPr>
        <w:t>SumAd</w:t>
      </w:r>
      <w:r w:rsidRPr="00CE5820">
        <w:rPr>
          <w:rFonts w:ascii="Times New Roman" w:hAnsi="Times New Roman" w:cs="Times New Roman"/>
          <w:lang w:eastAsia="zh-CN"/>
        </w:rPr>
        <w:t xml:space="preserve"> group were distinct from those in the</w:t>
      </w:r>
      <w:r w:rsidR="00DE4327">
        <w:rPr>
          <w:rFonts w:ascii="Times New Roman" w:hAnsi="Times New Roman" w:cs="Times New Roman" w:hint="eastAsia"/>
          <w:lang w:eastAsia="zh-CN"/>
        </w:rPr>
        <w:t xml:space="preserve"> SumJuv</w:t>
      </w:r>
      <w:r w:rsidR="00757359">
        <w:rPr>
          <w:rFonts w:ascii="Times New Roman" w:hAnsi="Times New Roman" w:cs="Times New Roman" w:hint="eastAsia"/>
          <w:lang w:eastAsia="zh-CN"/>
        </w:rPr>
        <w:t>/WinJu</w:t>
      </w:r>
      <w:r w:rsidR="00DA3B1F">
        <w:rPr>
          <w:rFonts w:ascii="Times New Roman" w:hAnsi="Times New Roman" w:cs="Times New Roman" w:hint="eastAsia"/>
          <w:lang w:eastAsia="zh-CN"/>
        </w:rPr>
        <w:t xml:space="preserve"> </w:t>
      </w:r>
      <w:r w:rsidR="00DA3B1F" w:rsidRPr="000A1B9D">
        <w:rPr>
          <w:rFonts w:ascii="Times New Roman" w:eastAsia="Times New Roman" w:hAnsi="Times New Roman" w:cs="Times New Roman"/>
        </w:rPr>
        <w:t xml:space="preserve">(Fig. </w:t>
      </w:r>
      <w:r w:rsidR="00DA3B1F">
        <w:rPr>
          <w:rFonts w:ascii="Times New Roman" w:hAnsi="Times New Roman" w:cs="Times New Roman" w:hint="eastAsia"/>
          <w:lang w:eastAsia="zh-CN"/>
        </w:rPr>
        <w:t>1s E,</w:t>
      </w:r>
      <w:r w:rsidR="00BB37EC">
        <w:rPr>
          <w:rFonts w:ascii="Times New Roman" w:hAnsi="Times New Roman" w:cs="Times New Roman" w:hint="eastAsia"/>
          <w:lang w:eastAsia="zh-CN"/>
        </w:rPr>
        <w:t xml:space="preserve"> </w:t>
      </w:r>
      <w:r w:rsidR="00DA3B1F">
        <w:rPr>
          <w:rFonts w:ascii="Times New Roman" w:hAnsi="Times New Roman" w:cs="Times New Roman" w:hint="eastAsia"/>
          <w:lang w:eastAsia="zh-CN"/>
        </w:rPr>
        <w:t>F</w:t>
      </w:r>
      <w:r w:rsidR="00DA3B1F" w:rsidRPr="000A1B9D">
        <w:rPr>
          <w:rFonts w:ascii="Times New Roman" w:eastAsia="Times New Roman" w:hAnsi="Times New Roman" w:cs="Times New Roman"/>
        </w:rPr>
        <w:t>)</w:t>
      </w:r>
      <w:r w:rsidR="00695ED1">
        <w:rPr>
          <w:rFonts w:ascii="Times New Roman" w:hAnsi="Times New Roman" w:cs="Times New Roman" w:hint="eastAsia"/>
          <w:lang w:eastAsia="zh-CN"/>
        </w:rPr>
        <w:t xml:space="preserve"> group</w:t>
      </w:r>
      <w:r w:rsidR="00515323">
        <w:rPr>
          <w:rFonts w:ascii="Times New Roman" w:hAnsi="Times New Roman" w:cs="Times New Roman" w:hint="eastAsia"/>
          <w:lang w:eastAsia="zh-CN"/>
        </w:rPr>
        <w:t>.</w:t>
      </w:r>
      <w:r w:rsidRPr="00CE5820">
        <w:rPr>
          <w:rFonts w:ascii="Times New Roman" w:hAnsi="Times New Roman" w:cs="Times New Roman" w:hint="eastAsia"/>
          <w:lang w:eastAsia="zh-CN"/>
        </w:rPr>
        <w:t xml:space="preserve"> </w:t>
      </w:r>
      <w:r w:rsidR="00927851">
        <w:rPr>
          <w:rFonts w:ascii="Times New Roman" w:hAnsi="Times New Roman" w:cs="Times New Roman" w:hint="eastAsia"/>
          <w:lang w:eastAsia="zh-CN"/>
        </w:rPr>
        <w:t>A total of</w:t>
      </w:r>
      <w:r w:rsidR="00641555">
        <w:rPr>
          <w:rFonts w:ascii="Times New Roman" w:hAnsi="Times New Roman" w:cs="Times New Roman" w:hint="eastAsia"/>
          <w:lang w:eastAsia="zh-CN"/>
        </w:rPr>
        <w:t xml:space="preserve"> 63 </w:t>
      </w:r>
      <w:r w:rsidR="00F24994">
        <w:rPr>
          <w:rFonts w:ascii="Times New Roman" w:hAnsi="Times New Roman" w:cs="Times New Roman" w:hint="eastAsia"/>
          <w:lang w:eastAsia="zh-CN"/>
        </w:rPr>
        <w:t>metabolite</w:t>
      </w:r>
      <w:r w:rsidR="00F24994" w:rsidRPr="00F24994">
        <w:rPr>
          <w:rFonts w:ascii="Times New Roman" w:hAnsi="Times New Roman" w:cs="Times New Roman"/>
          <w:lang w:eastAsia="zh-CN"/>
        </w:rPr>
        <w:t xml:space="preserve">s were identified as differentially expressed </w:t>
      </w:r>
      <w:r w:rsidR="00F24994">
        <w:rPr>
          <w:rFonts w:ascii="Times New Roman" w:hAnsi="Times New Roman" w:cs="Times New Roman" w:hint="eastAsia"/>
          <w:lang w:eastAsia="zh-CN"/>
        </w:rPr>
        <w:t>metabolite</w:t>
      </w:r>
      <w:r w:rsidR="00F24994" w:rsidRPr="00F24994">
        <w:rPr>
          <w:rFonts w:ascii="Times New Roman" w:hAnsi="Times New Roman" w:cs="Times New Roman"/>
          <w:lang w:eastAsia="zh-CN"/>
        </w:rPr>
        <w:t>s (DE</w:t>
      </w:r>
      <w:r w:rsidR="00F24994">
        <w:rPr>
          <w:rFonts w:ascii="Times New Roman" w:hAnsi="Times New Roman" w:cs="Times New Roman" w:hint="eastAsia"/>
          <w:lang w:eastAsia="zh-CN"/>
        </w:rPr>
        <w:t>M</w:t>
      </w:r>
      <w:r w:rsidR="00F24994" w:rsidRPr="00F24994">
        <w:rPr>
          <w:rFonts w:ascii="Times New Roman" w:hAnsi="Times New Roman" w:cs="Times New Roman"/>
          <w:lang w:eastAsia="zh-CN"/>
        </w:rPr>
        <w:t xml:space="preserve">s) at the atrophied phase, out of which </w:t>
      </w:r>
      <w:r w:rsidR="007D70CE">
        <w:rPr>
          <w:rFonts w:ascii="Times New Roman" w:hAnsi="Times New Roman" w:cs="Times New Roman" w:hint="eastAsia"/>
          <w:lang w:eastAsia="zh-CN"/>
        </w:rPr>
        <w:t>58</w:t>
      </w:r>
      <w:r w:rsidR="00F24994" w:rsidRPr="00F24994">
        <w:rPr>
          <w:rFonts w:ascii="Times New Roman" w:hAnsi="Times New Roman" w:cs="Times New Roman"/>
          <w:lang w:eastAsia="zh-CN"/>
        </w:rPr>
        <w:t xml:space="preserve"> were </w:t>
      </w:r>
      <w:r w:rsidR="007D70CE">
        <w:rPr>
          <w:rFonts w:ascii="Times New Roman" w:hAnsi="Times New Roman" w:cs="Times New Roman" w:hint="eastAsia"/>
          <w:lang w:eastAsia="zh-CN"/>
        </w:rPr>
        <w:t>downregulated</w:t>
      </w:r>
      <w:r w:rsidR="00F24994" w:rsidRPr="00F24994">
        <w:rPr>
          <w:rFonts w:ascii="Times New Roman" w:hAnsi="Times New Roman" w:cs="Times New Roman"/>
          <w:lang w:eastAsia="zh-CN"/>
        </w:rPr>
        <w:t xml:space="preserve"> in </w:t>
      </w:r>
      <w:r w:rsidR="00330FE8">
        <w:rPr>
          <w:rFonts w:ascii="Times New Roman" w:hAnsi="Times New Roman" w:cs="Times New Roman" w:hint="eastAsia"/>
          <w:lang w:eastAsia="zh-CN"/>
        </w:rPr>
        <w:t xml:space="preserve">WinJu </w:t>
      </w:r>
      <w:r w:rsidR="007D70CE">
        <w:rPr>
          <w:rFonts w:ascii="Times New Roman" w:hAnsi="Times New Roman" w:cs="Times New Roman" w:hint="eastAsia"/>
          <w:lang w:eastAsia="zh-CN"/>
        </w:rPr>
        <w:t>compare</w:t>
      </w:r>
      <w:r w:rsidR="0073381B">
        <w:rPr>
          <w:rFonts w:ascii="Times New Roman" w:hAnsi="Times New Roman" w:cs="Times New Roman" w:hint="eastAsia"/>
          <w:lang w:eastAsia="zh-CN"/>
        </w:rPr>
        <w:t>d</w:t>
      </w:r>
      <w:r w:rsidR="00F24994" w:rsidRPr="00F24994">
        <w:rPr>
          <w:rFonts w:ascii="Times New Roman" w:hAnsi="Times New Roman" w:cs="Times New Roman"/>
          <w:lang w:eastAsia="zh-CN"/>
        </w:rPr>
        <w:t xml:space="preserve"> to </w:t>
      </w:r>
      <w:r w:rsidR="00330FE8">
        <w:rPr>
          <w:rFonts w:ascii="Times New Roman" w:hAnsi="Times New Roman" w:cs="Times New Roman" w:hint="eastAsia"/>
          <w:lang w:eastAsia="zh-CN"/>
        </w:rPr>
        <w:t>SumJu</w:t>
      </w:r>
      <w:r w:rsidR="00B44295">
        <w:rPr>
          <w:rFonts w:ascii="Times New Roman" w:hAnsi="Times New Roman" w:cs="Times New Roman" w:hint="eastAsia"/>
          <w:lang w:eastAsia="zh-CN"/>
        </w:rPr>
        <w:t xml:space="preserve"> </w:t>
      </w:r>
      <w:r w:rsidR="00B44295" w:rsidRPr="000A1B9D">
        <w:rPr>
          <w:rFonts w:ascii="Times New Roman" w:eastAsia="Times New Roman" w:hAnsi="Times New Roman" w:cs="Times New Roman"/>
        </w:rPr>
        <w:t xml:space="preserve">(Fig. </w:t>
      </w:r>
      <w:r w:rsidR="002D1389">
        <w:rPr>
          <w:rFonts w:ascii="Times New Roman" w:hAnsi="Times New Roman" w:cs="Times New Roman" w:hint="eastAsia"/>
          <w:lang w:eastAsia="zh-CN"/>
        </w:rPr>
        <w:t>5</w:t>
      </w:r>
      <w:r w:rsidR="00B44295">
        <w:rPr>
          <w:rFonts w:ascii="Times New Roman" w:hAnsi="Times New Roman" w:cs="Times New Roman" w:hint="eastAsia"/>
          <w:lang w:eastAsia="zh-CN"/>
        </w:rPr>
        <w:t xml:space="preserve"> </w:t>
      </w:r>
      <w:r w:rsidR="007073B1">
        <w:rPr>
          <w:rFonts w:ascii="Times New Roman" w:hAnsi="Times New Roman" w:cs="Times New Roman" w:hint="eastAsia"/>
          <w:lang w:eastAsia="zh-CN"/>
        </w:rPr>
        <w:t>A</w:t>
      </w:r>
      <w:r w:rsidR="00B44295" w:rsidRPr="000A1B9D">
        <w:rPr>
          <w:rFonts w:ascii="Times New Roman" w:eastAsia="Times New Roman" w:hAnsi="Times New Roman" w:cs="Times New Roman"/>
        </w:rPr>
        <w:t>)</w:t>
      </w:r>
      <w:r w:rsidR="00F24994" w:rsidRPr="00F24994">
        <w:rPr>
          <w:rFonts w:ascii="Times New Roman" w:hAnsi="Times New Roman" w:cs="Times New Roman"/>
          <w:lang w:eastAsia="zh-CN"/>
        </w:rPr>
        <w:t>.</w:t>
      </w:r>
      <w:r w:rsidR="00330FE8">
        <w:rPr>
          <w:rFonts w:ascii="Times New Roman" w:hAnsi="Times New Roman" w:cs="Times New Roman" w:hint="eastAsia"/>
          <w:lang w:eastAsia="zh-CN"/>
        </w:rPr>
        <w:t xml:space="preserve"> </w:t>
      </w:r>
      <w:r w:rsidR="006212A4">
        <w:rPr>
          <w:rFonts w:ascii="Times New Roman" w:hAnsi="Times New Roman" w:cs="Times New Roman" w:hint="eastAsia"/>
          <w:lang w:eastAsia="zh-CN"/>
        </w:rPr>
        <w:t xml:space="preserve">At the </w:t>
      </w:r>
      <w:r w:rsidR="006212A4" w:rsidRPr="00CD68F8">
        <w:rPr>
          <w:rFonts w:ascii="Times New Roman" w:hAnsi="Times New Roman" w:cs="Times New Roman"/>
          <w:lang w:eastAsia="zh-CN"/>
        </w:rPr>
        <w:t>regenerative phase</w:t>
      </w:r>
      <w:r w:rsidR="004A023F">
        <w:rPr>
          <w:rFonts w:ascii="Times New Roman" w:hAnsi="Times New Roman" w:cs="Times New Roman" w:hint="eastAsia"/>
          <w:lang w:eastAsia="zh-CN"/>
        </w:rPr>
        <w:t xml:space="preserve"> </w:t>
      </w:r>
      <w:r w:rsidR="004A023F" w:rsidRPr="000A1B9D">
        <w:rPr>
          <w:rFonts w:ascii="Times New Roman" w:eastAsia="Times New Roman" w:hAnsi="Times New Roman" w:cs="Times New Roman"/>
        </w:rPr>
        <w:t xml:space="preserve">(Fig. </w:t>
      </w:r>
      <w:r w:rsidR="002D1389">
        <w:rPr>
          <w:rFonts w:ascii="Times New Roman" w:hAnsi="Times New Roman" w:cs="Times New Roman" w:hint="eastAsia"/>
          <w:lang w:eastAsia="zh-CN"/>
        </w:rPr>
        <w:t>5</w:t>
      </w:r>
      <w:r w:rsidR="004A023F">
        <w:rPr>
          <w:rFonts w:ascii="Times New Roman" w:hAnsi="Times New Roman" w:cs="Times New Roman" w:hint="eastAsia"/>
          <w:lang w:eastAsia="zh-CN"/>
        </w:rPr>
        <w:t xml:space="preserve"> B</w:t>
      </w:r>
      <w:r w:rsidR="004A023F" w:rsidRPr="000A1B9D">
        <w:rPr>
          <w:rFonts w:ascii="Times New Roman" w:eastAsia="Times New Roman" w:hAnsi="Times New Roman" w:cs="Times New Roman"/>
        </w:rPr>
        <w:t>)</w:t>
      </w:r>
      <w:r w:rsidR="006212A4">
        <w:rPr>
          <w:rFonts w:ascii="Times New Roman" w:hAnsi="Times New Roman" w:cs="Times New Roman" w:hint="eastAsia"/>
          <w:lang w:eastAsia="zh-CN"/>
        </w:rPr>
        <w:t>,</w:t>
      </w:r>
      <w:r w:rsidR="00FB559A">
        <w:rPr>
          <w:rFonts w:ascii="Times New Roman" w:hAnsi="Times New Roman" w:cs="Times New Roman" w:hint="eastAsia"/>
          <w:lang w:eastAsia="zh-CN"/>
        </w:rPr>
        <w:t xml:space="preserve"> </w:t>
      </w:r>
      <w:r w:rsidR="006212A4">
        <w:rPr>
          <w:rFonts w:ascii="Times New Roman" w:hAnsi="Times New Roman" w:cs="Times New Roman" w:hint="eastAsia"/>
          <w:lang w:eastAsia="zh-CN"/>
        </w:rPr>
        <w:t xml:space="preserve">there </w:t>
      </w:r>
      <w:r w:rsidR="00FB559A">
        <w:rPr>
          <w:rFonts w:ascii="Times New Roman" w:hAnsi="Times New Roman" w:cs="Times New Roman" w:hint="eastAsia"/>
          <w:lang w:eastAsia="zh-CN"/>
        </w:rPr>
        <w:t>were</w:t>
      </w:r>
      <w:r w:rsidR="006212A4">
        <w:rPr>
          <w:rFonts w:ascii="Times New Roman" w:hAnsi="Times New Roman" w:cs="Times New Roman" w:hint="eastAsia"/>
          <w:lang w:eastAsia="zh-CN"/>
        </w:rPr>
        <w:t xml:space="preserve"> </w:t>
      </w:r>
      <w:r w:rsidR="00FB559A">
        <w:rPr>
          <w:rFonts w:ascii="Times New Roman" w:hAnsi="Times New Roman" w:cs="Times New Roman" w:hint="eastAsia"/>
          <w:lang w:eastAsia="zh-CN"/>
        </w:rPr>
        <w:t xml:space="preserve">27 upregulated DEMs and </w:t>
      </w:r>
      <w:r w:rsidR="00881792">
        <w:rPr>
          <w:rFonts w:ascii="Times New Roman" w:hAnsi="Times New Roman" w:cs="Times New Roman" w:hint="eastAsia"/>
          <w:lang w:eastAsia="zh-CN"/>
        </w:rPr>
        <w:t xml:space="preserve">5 downregulated DEMs. </w:t>
      </w:r>
      <w:r w:rsidR="006C4B5E">
        <w:rPr>
          <w:rFonts w:ascii="Times New Roman" w:hAnsi="Times New Roman" w:cs="Times New Roman" w:hint="eastAsia"/>
          <w:lang w:eastAsia="zh-CN"/>
        </w:rPr>
        <w:t>P</w:t>
      </w:r>
      <w:r w:rsidR="006C4B5E" w:rsidRPr="006C4B5E">
        <w:rPr>
          <w:rFonts w:ascii="Times New Roman" w:hAnsi="Times New Roman" w:cs="Times New Roman"/>
          <w:lang w:eastAsia="zh-CN"/>
        </w:rPr>
        <w:t>athway enrichment analysis based on the KEGG database was performed</w:t>
      </w:r>
      <w:r w:rsidR="006C4B5E">
        <w:rPr>
          <w:rFonts w:ascii="Times New Roman" w:hAnsi="Times New Roman" w:cs="Times New Roman" w:hint="eastAsia"/>
          <w:lang w:eastAsia="zh-CN"/>
        </w:rPr>
        <w:t xml:space="preserve"> </w:t>
      </w:r>
      <w:r w:rsidR="00C96F1D">
        <w:rPr>
          <w:rFonts w:ascii="Times New Roman" w:hAnsi="Times New Roman" w:cs="Times New Roman" w:hint="eastAsia"/>
          <w:lang w:eastAsia="zh-CN"/>
        </w:rPr>
        <w:t xml:space="preserve">to evaluate these DEMs potential function. </w:t>
      </w:r>
      <w:r w:rsidR="004A023F">
        <w:rPr>
          <w:rFonts w:ascii="Times New Roman" w:hAnsi="Times New Roman" w:cs="Times New Roman" w:hint="eastAsia"/>
          <w:lang w:eastAsia="zh-CN"/>
        </w:rPr>
        <w:t xml:space="preserve">As shown in </w:t>
      </w:r>
      <w:r w:rsidR="00FC4303">
        <w:rPr>
          <w:rFonts w:ascii="Times New Roman" w:hAnsi="Times New Roman" w:cs="Times New Roman" w:hint="eastAsia"/>
          <w:lang w:eastAsia="zh-CN"/>
        </w:rPr>
        <w:t xml:space="preserve">Fig. C, D, </w:t>
      </w:r>
      <w:r w:rsidR="00181642">
        <w:rPr>
          <w:rFonts w:ascii="Times New Roman" w:hAnsi="Times New Roman" w:cs="Times New Roman" w:hint="eastAsia"/>
          <w:lang w:eastAsia="zh-CN"/>
        </w:rPr>
        <w:t xml:space="preserve">both </w:t>
      </w:r>
      <w:r w:rsidR="00181642">
        <w:rPr>
          <w:rFonts w:ascii="Times New Roman" w:hAnsi="Times New Roman" w:cs="Times New Roman"/>
          <w:lang w:eastAsia="zh-CN"/>
        </w:rPr>
        <w:t>atrophied</w:t>
      </w:r>
      <w:r w:rsidR="00181642">
        <w:rPr>
          <w:rFonts w:ascii="Times New Roman" w:hAnsi="Times New Roman" w:cs="Times New Roman" w:hint="eastAsia"/>
          <w:lang w:eastAsia="zh-CN"/>
        </w:rPr>
        <w:t xml:space="preserve"> and </w:t>
      </w:r>
      <w:r w:rsidR="00181642">
        <w:rPr>
          <w:rFonts w:ascii="Times New Roman" w:hAnsi="Times New Roman" w:cs="Times New Roman"/>
          <w:lang w:eastAsia="zh-CN"/>
        </w:rPr>
        <w:t>regenerative</w:t>
      </w:r>
      <w:r w:rsidR="00181642">
        <w:rPr>
          <w:rFonts w:ascii="Times New Roman" w:hAnsi="Times New Roman" w:cs="Times New Roman" w:hint="eastAsia"/>
          <w:lang w:eastAsia="zh-CN"/>
        </w:rPr>
        <w:t xml:space="preserve"> DEMs enriched in </w:t>
      </w:r>
      <w:r w:rsidR="00226EAC">
        <w:rPr>
          <w:rFonts w:ascii="Times New Roman" w:hAnsi="Times New Roman" w:cs="Times New Roman" w:hint="eastAsia"/>
          <w:lang w:eastAsia="zh-CN"/>
        </w:rPr>
        <w:t>bio</w:t>
      </w:r>
      <w:r w:rsidR="00A965F7">
        <w:rPr>
          <w:rFonts w:ascii="Times New Roman" w:hAnsi="Times New Roman" w:cs="Times New Roman" w:hint="eastAsia"/>
          <w:lang w:eastAsia="zh-CN"/>
        </w:rPr>
        <w:t>synthesis of unsaturated fatty acids</w:t>
      </w:r>
      <w:r w:rsidR="00ED0F87">
        <w:rPr>
          <w:rFonts w:ascii="Times New Roman" w:hAnsi="Times New Roman" w:cs="Times New Roman" w:hint="eastAsia"/>
          <w:lang w:eastAsia="zh-CN"/>
        </w:rPr>
        <w:t xml:space="preserve"> </w:t>
      </w:r>
      <w:r w:rsidR="00A965F7">
        <w:rPr>
          <w:rFonts w:ascii="Times New Roman" w:hAnsi="Times New Roman" w:cs="Times New Roman"/>
          <w:lang w:eastAsia="zh-CN"/>
        </w:rPr>
        <w:t>regulation</w:t>
      </w:r>
      <w:r w:rsidR="00A965F7">
        <w:rPr>
          <w:rFonts w:ascii="Times New Roman" w:hAnsi="Times New Roman" w:cs="Times New Roman" w:hint="eastAsia"/>
          <w:lang w:eastAsia="zh-CN"/>
        </w:rPr>
        <w:t xml:space="preserve"> </w:t>
      </w:r>
      <w:r w:rsidR="001E6D43">
        <w:rPr>
          <w:rFonts w:ascii="Times New Roman" w:hAnsi="Times New Roman" w:cs="Times New Roman" w:hint="eastAsia"/>
          <w:lang w:eastAsia="zh-CN"/>
        </w:rPr>
        <w:t>of lipolysis in adipocytes</w:t>
      </w:r>
      <w:r w:rsidR="00B42055">
        <w:rPr>
          <w:rFonts w:ascii="Times New Roman" w:hAnsi="Times New Roman" w:cs="Times New Roman" w:hint="eastAsia"/>
          <w:lang w:eastAsia="zh-CN"/>
        </w:rPr>
        <w:t xml:space="preserve"> </w:t>
      </w:r>
      <w:r w:rsidR="00ED0F87">
        <w:rPr>
          <w:rFonts w:ascii="Times New Roman" w:hAnsi="Times New Roman" w:cs="Times New Roman" w:hint="eastAsia"/>
          <w:lang w:eastAsia="zh-CN"/>
        </w:rPr>
        <w:t xml:space="preserve">and </w:t>
      </w:r>
      <w:r w:rsidR="00ED0F87" w:rsidRPr="00ED0F87">
        <w:rPr>
          <w:rFonts w:ascii="Times New Roman" w:hAnsi="Times New Roman" w:cs="Times New Roman"/>
          <w:lang w:eastAsia="zh-CN"/>
        </w:rPr>
        <w:t xml:space="preserve">aldosterone synthesis and secretion </w:t>
      </w:r>
      <w:r w:rsidR="00B42055" w:rsidRPr="000A1B9D">
        <w:rPr>
          <w:rFonts w:ascii="Times New Roman" w:eastAsia="Times New Roman" w:hAnsi="Times New Roman" w:cs="Times New Roman"/>
        </w:rPr>
        <w:t xml:space="preserve">(Fig. </w:t>
      </w:r>
      <w:r w:rsidR="002D1389">
        <w:rPr>
          <w:rFonts w:ascii="Times New Roman" w:hAnsi="Times New Roman" w:cs="Times New Roman" w:hint="eastAsia"/>
          <w:lang w:eastAsia="zh-CN"/>
        </w:rPr>
        <w:t>5</w:t>
      </w:r>
      <w:r w:rsidR="00B42055">
        <w:rPr>
          <w:rFonts w:ascii="Times New Roman" w:hAnsi="Times New Roman" w:cs="Times New Roman" w:hint="eastAsia"/>
          <w:lang w:eastAsia="zh-CN"/>
        </w:rPr>
        <w:t xml:space="preserve"> </w:t>
      </w:r>
      <w:r w:rsidR="00B141A8">
        <w:rPr>
          <w:rFonts w:ascii="Times New Roman" w:hAnsi="Times New Roman" w:cs="Times New Roman" w:hint="eastAsia"/>
          <w:lang w:eastAsia="zh-CN"/>
        </w:rPr>
        <w:t>C</w:t>
      </w:r>
      <w:r w:rsidR="00B42055">
        <w:rPr>
          <w:rFonts w:ascii="Times New Roman" w:hAnsi="Times New Roman" w:cs="Times New Roman" w:hint="eastAsia"/>
          <w:lang w:eastAsia="zh-CN"/>
        </w:rPr>
        <w:t xml:space="preserve">, </w:t>
      </w:r>
      <w:r w:rsidR="00B141A8">
        <w:rPr>
          <w:rFonts w:ascii="Times New Roman" w:hAnsi="Times New Roman" w:cs="Times New Roman" w:hint="eastAsia"/>
          <w:lang w:eastAsia="zh-CN"/>
        </w:rPr>
        <w:t>D</w:t>
      </w:r>
      <w:r w:rsidR="00B42055" w:rsidRPr="000A1B9D">
        <w:rPr>
          <w:rFonts w:ascii="Times New Roman" w:eastAsia="Times New Roman" w:hAnsi="Times New Roman" w:cs="Times New Roman"/>
        </w:rPr>
        <w:t>)</w:t>
      </w:r>
      <w:r w:rsidR="00EB188C">
        <w:rPr>
          <w:rFonts w:ascii="Times New Roman" w:hAnsi="Times New Roman" w:cs="Times New Roman" w:hint="eastAsia"/>
          <w:lang w:eastAsia="zh-CN"/>
        </w:rPr>
        <w:t xml:space="preserve">. </w:t>
      </w:r>
      <w:r w:rsidR="00C35D2B">
        <w:rPr>
          <w:rFonts w:ascii="Times New Roman" w:hAnsi="Times New Roman" w:cs="Times New Roman" w:hint="eastAsia"/>
          <w:lang w:eastAsia="zh-CN"/>
        </w:rPr>
        <w:t>KEGG</w:t>
      </w:r>
      <w:r w:rsidR="00B141A8" w:rsidRPr="00B141A8">
        <w:rPr>
          <w:rFonts w:ascii="Times New Roman" w:hAnsi="Times New Roman" w:cs="Times New Roman"/>
          <w:iCs/>
          <w:lang w:eastAsia="zh-CN"/>
        </w:rPr>
        <w:t xml:space="preserve"> </w:t>
      </w:r>
      <w:r w:rsidR="00B141A8" w:rsidRPr="006369BD">
        <w:rPr>
          <w:rFonts w:ascii="Times New Roman" w:hAnsi="Times New Roman" w:cs="Times New Roman"/>
          <w:iCs/>
          <w:lang w:eastAsia="zh-CN"/>
        </w:rPr>
        <w:t>pathway–pathway</w:t>
      </w:r>
      <w:r w:rsidR="00B141A8">
        <w:rPr>
          <w:rFonts w:ascii="Times New Roman" w:hAnsi="Times New Roman" w:cs="Times New Roman" w:hint="eastAsia"/>
          <w:iCs/>
          <w:lang w:eastAsia="zh-CN"/>
        </w:rPr>
        <w:t>-DEM</w:t>
      </w:r>
      <w:r w:rsidR="00B141A8" w:rsidRPr="006369BD">
        <w:rPr>
          <w:rFonts w:ascii="Times New Roman" w:hAnsi="Times New Roman" w:cs="Times New Roman"/>
          <w:iCs/>
          <w:lang w:eastAsia="zh-CN"/>
        </w:rPr>
        <w:t xml:space="preserve"> interaction network</w:t>
      </w:r>
      <w:r w:rsidR="00781DC9">
        <w:rPr>
          <w:rFonts w:ascii="Times New Roman" w:hAnsi="Times New Roman" w:cs="Times New Roman" w:hint="eastAsia"/>
          <w:iCs/>
          <w:lang w:eastAsia="zh-CN"/>
        </w:rPr>
        <w:t>s (</w:t>
      </w:r>
      <w:r w:rsidR="00781DC9" w:rsidRPr="000A1B9D">
        <w:rPr>
          <w:rFonts w:ascii="Times New Roman" w:eastAsia="Times New Roman" w:hAnsi="Times New Roman" w:cs="Times New Roman"/>
        </w:rPr>
        <w:t xml:space="preserve">(Fig. </w:t>
      </w:r>
      <w:r w:rsidR="002D1389">
        <w:rPr>
          <w:rFonts w:ascii="Times New Roman" w:hAnsi="Times New Roman" w:cs="Times New Roman" w:hint="eastAsia"/>
          <w:lang w:eastAsia="zh-CN"/>
        </w:rPr>
        <w:t>5</w:t>
      </w:r>
      <w:r w:rsidR="00781DC9">
        <w:rPr>
          <w:rFonts w:ascii="Times New Roman" w:hAnsi="Times New Roman" w:cs="Times New Roman" w:hint="eastAsia"/>
          <w:lang w:eastAsia="zh-CN"/>
        </w:rPr>
        <w:t xml:space="preserve"> E - H</w:t>
      </w:r>
      <w:r w:rsidR="00781DC9">
        <w:rPr>
          <w:rFonts w:ascii="Times New Roman" w:hAnsi="Times New Roman" w:cs="Times New Roman" w:hint="eastAsia"/>
          <w:iCs/>
          <w:lang w:eastAsia="zh-CN"/>
        </w:rPr>
        <w:t>)</w:t>
      </w:r>
      <w:r w:rsidR="00B5009A">
        <w:rPr>
          <w:rFonts w:ascii="Times New Roman" w:hAnsi="Times New Roman" w:cs="Times New Roman" w:hint="eastAsia"/>
          <w:iCs/>
          <w:lang w:eastAsia="zh-CN"/>
        </w:rPr>
        <w:t xml:space="preserve"> w</w:t>
      </w:r>
      <w:r w:rsidR="00781DC9">
        <w:rPr>
          <w:rFonts w:ascii="Times New Roman" w:hAnsi="Times New Roman" w:cs="Times New Roman" w:hint="eastAsia"/>
          <w:iCs/>
          <w:lang w:eastAsia="zh-CN"/>
        </w:rPr>
        <w:t>ere</w:t>
      </w:r>
      <w:r w:rsidR="00B5009A">
        <w:rPr>
          <w:rFonts w:ascii="Times New Roman" w:hAnsi="Times New Roman" w:cs="Times New Roman" w:hint="eastAsia"/>
          <w:iCs/>
          <w:lang w:eastAsia="zh-CN"/>
        </w:rPr>
        <w:t xml:space="preserve"> </w:t>
      </w:r>
      <w:r w:rsidR="00B5009A">
        <w:rPr>
          <w:rFonts w:ascii="Times New Roman" w:hAnsi="Times New Roman" w:cs="Times New Roman"/>
          <w:iCs/>
          <w:lang w:eastAsia="zh-CN"/>
        </w:rPr>
        <w:t>constructed</w:t>
      </w:r>
      <w:r w:rsidR="00B5009A">
        <w:rPr>
          <w:rFonts w:ascii="Times New Roman" w:hAnsi="Times New Roman" w:cs="Times New Roman" w:hint="eastAsia"/>
          <w:iCs/>
          <w:lang w:eastAsia="zh-CN"/>
        </w:rPr>
        <w:t xml:space="preserve"> to </w:t>
      </w:r>
      <w:r w:rsidR="00287D91">
        <w:rPr>
          <w:rFonts w:ascii="Times New Roman" w:hAnsi="Times New Roman" w:cs="Times New Roman" w:hint="eastAsia"/>
          <w:iCs/>
          <w:lang w:eastAsia="zh-CN"/>
        </w:rPr>
        <w:t xml:space="preserve">further </w:t>
      </w:r>
      <w:r w:rsidR="00991DA1">
        <w:rPr>
          <w:rFonts w:ascii="Times New Roman" w:hAnsi="Times New Roman" w:cs="Times New Roman" w:hint="eastAsia"/>
          <w:iCs/>
          <w:lang w:eastAsia="zh-CN"/>
        </w:rPr>
        <w:t xml:space="preserve">illustrate the </w:t>
      </w:r>
      <w:r w:rsidR="00D578D2">
        <w:rPr>
          <w:rFonts w:ascii="Times New Roman" w:hAnsi="Times New Roman" w:cs="Times New Roman" w:hint="eastAsia"/>
          <w:iCs/>
          <w:lang w:eastAsia="zh-CN"/>
        </w:rPr>
        <w:t>above three</w:t>
      </w:r>
      <w:r w:rsidR="00991DA1">
        <w:rPr>
          <w:rFonts w:ascii="Times New Roman" w:hAnsi="Times New Roman" w:cs="Times New Roman" w:hint="eastAsia"/>
          <w:iCs/>
          <w:lang w:eastAsia="zh-CN"/>
        </w:rPr>
        <w:t xml:space="preserve"> pathways </w:t>
      </w:r>
      <w:r w:rsidR="00D46115">
        <w:rPr>
          <w:rFonts w:ascii="Times New Roman" w:hAnsi="Times New Roman" w:cs="Times New Roman"/>
          <w:iCs/>
          <w:lang w:eastAsia="zh-CN"/>
        </w:rPr>
        <w:t>importance</w:t>
      </w:r>
      <w:r w:rsidR="00D46115">
        <w:rPr>
          <w:rFonts w:ascii="Times New Roman" w:hAnsi="Times New Roman" w:cs="Times New Roman" w:hint="eastAsia"/>
          <w:iCs/>
          <w:lang w:eastAsia="zh-CN"/>
        </w:rPr>
        <w:t xml:space="preserve"> </w:t>
      </w:r>
      <w:r w:rsidR="00991DA1">
        <w:rPr>
          <w:rFonts w:ascii="Times New Roman" w:hAnsi="Times New Roman" w:cs="Times New Roman" w:hint="eastAsia"/>
          <w:iCs/>
          <w:lang w:eastAsia="zh-CN"/>
        </w:rPr>
        <w:t>and related DEMs</w:t>
      </w:r>
      <w:r w:rsidR="00BD4770">
        <w:rPr>
          <w:rFonts w:ascii="Times New Roman" w:hAnsi="Times New Roman" w:cs="Times New Roman" w:hint="eastAsia"/>
          <w:iCs/>
          <w:lang w:eastAsia="zh-CN"/>
        </w:rPr>
        <w:t xml:space="preserve"> (</w:t>
      </w:r>
      <w:r w:rsidR="004F7860">
        <w:rPr>
          <w:rFonts w:ascii="Times New Roman" w:hAnsi="Times New Roman" w:cs="Times New Roman" w:hint="eastAsia"/>
          <w:iCs/>
          <w:lang w:eastAsia="zh-CN"/>
        </w:rPr>
        <w:t xml:space="preserve">ALA, EPA, </w:t>
      </w:r>
      <w:r w:rsidR="00904A4E">
        <w:rPr>
          <w:rFonts w:ascii="Times New Roman" w:hAnsi="Times New Roman" w:cs="Times New Roman" w:hint="eastAsia"/>
          <w:iCs/>
          <w:lang w:eastAsia="zh-CN"/>
        </w:rPr>
        <w:t xml:space="preserve">DPA, </w:t>
      </w:r>
      <w:r w:rsidR="004F7860">
        <w:rPr>
          <w:rFonts w:ascii="Times New Roman" w:hAnsi="Times New Roman" w:cs="Times New Roman" w:hint="eastAsia"/>
          <w:iCs/>
          <w:lang w:eastAsia="zh-CN"/>
        </w:rPr>
        <w:t>DHA, AA</w:t>
      </w:r>
      <w:r w:rsidR="00904A4E">
        <w:rPr>
          <w:rFonts w:ascii="Times New Roman" w:hAnsi="Times New Roman" w:cs="Times New Roman" w:hint="eastAsia"/>
          <w:iCs/>
          <w:lang w:eastAsia="zh-CN"/>
        </w:rPr>
        <w:t xml:space="preserve"> and</w:t>
      </w:r>
      <w:r w:rsidR="004F7860">
        <w:rPr>
          <w:rFonts w:ascii="Times New Roman" w:hAnsi="Times New Roman" w:cs="Times New Roman" w:hint="eastAsia"/>
          <w:iCs/>
          <w:lang w:eastAsia="zh-CN"/>
        </w:rPr>
        <w:t xml:space="preserve"> </w:t>
      </w:r>
      <w:r w:rsidR="00815844">
        <w:rPr>
          <w:rFonts w:ascii="Times New Roman" w:hAnsi="Times New Roman" w:cs="Times New Roman" w:hint="eastAsia"/>
          <w:iCs/>
          <w:lang w:eastAsia="zh-CN"/>
        </w:rPr>
        <w:t>corticosterone</w:t>
      </w:r>
      <w:r w:rsidR="00BD4770">
        <w:rPr>
          <w:rFonts w:ascii="Times New Roman" w:hAnsi="Times New Roman" w:cs="Times New Roman" w:hint="eastAsia"/>
          <w:iCs/>
          <w:lang w:eastAsia="zh-CN"/>
        </w:rPr>
        <w:t>)</w:t>
      </w:r>
      <w:r w:rsidR="004F7860">
        <w:rPr>
          <w:rFonts w:ascii="Times New Roman" w:hAnsi="Times New Roman" w:cs="Times New Roman" w:hint="eastAsia"/>
          <w:iCs/>
          <w:lang w:eastAsia="zh-CN"/>
        </w:rPr>
        <w:t>.</w:t>
      </w:r>
    </w:p>
    <w:p w14:paraId="63310153" w14:textId="434951AE" w:rsidR="00B47696" w:rsidRDefault="00B47696" w:rsidP="008B7524">
      <w:pPr>
        <w:pBdr>
          <w:top w:val="nil"/>
          <w:left w:val="nil"/>
          <w:bottom w:val="nil"/>
          <w:right w:val="nil"/>
          <w:between w:val="nil"/>
        </w:pBdr>
        <w:jc w:val="both"/>
        <w:rPr>
          <w:rFonts w:ascii="Times New Roman" w:hAnsi="Times New Roman" w:cs="Times New Roman"/>
          <w:b/>
          <w:bCs/>
          <w:iCs/>
          <w:lang w:eastAsia="zh-CN"/>
        </w:rPr>
      </w:pPr>
      <w:r w:rsidRPr="00B47696">
        <w:rPr>
          <w:rFonts w:ascii="Times New Roman" w:hAnsi="Times New Roman" w:cs="Times New Roman"/>
          <w:b/>
          <w:bCs/>
          <w:iCs/>
          <w:lang w:eastAsia="zh-CN"/>
        </w:rPr>
        <w:t xml:space="preserve">WGCNA </w:t>
      </w:r>
      <w:r>
        <w:rPr>
          <w:rFonts w:ascii="Times New Roman" w:hAnsi="Times New Roman" w:cs="Times New Roman" w:hint="eastAsia"/>
          <w:b/>
          <w:bCs/>
          <w:iCs/>
          <w:lang w:eastAsia="zh-CN"/>
        </w:rPr>
        <w:t>r</w:t>
      </w:r>
      <w:r w:rsidRPr="00B47696">
        <w:rPr>
          <w:rFonts w:ascii="Times New Roman" w:hAnsi="Times New Roman" w:cs="Times New Roman"/>
          <w:b/>
          <w:bCs/>
          <w:iCs/>
          <w:lang w:eastAsia="zh-CN"/>
        </w:rPr>
        <w:t xml:space="preserve">eveals </w:t>
      </w:r>
      <w:r>
        <w:rPr>
          <w:rFonts w:ascii="Times New Roman" w:hAnsi="Times New Roman" w:cs="Times New Roman" w:hint="eastAsia"/>
          <w:b/>
          <w:bCs/>
          <w:iCs/>
          <w:lang w:eastAsia="zh-CN"/>
        </w:rPr>
        <w:t>l</w:t>
      </w:r>
      <w:r w:rsidRPr="00B47696">
        <w:rPr>
          <w:rFonts w:ascii="Times New Roman" w:hAnsi="Times New Roman" w:cs="Times New Roman"/>
          <w:b/>
          <w:bCs/>
          <w:iCs/>
          <w:lang w:eastAsia="zh-CN"/>
        </w:rPr>
        <w:t>ipid–</w:t>
      </w:r>
      <w:r>
        <w:rPr>
          <w:rFonts w:ascii="Times New Roman" w:hAnsi="Times New Roman" w:cs="Times New Roman" w:hint="eastAsia"/>
          <w:b/>
          <w:bCs/>
          <w:iCs/>
          <w:lang w:eastAsia="zh-CN"/>
        </w:rPr>
        <w:t>g</w:t>
      </w:r>
      <w:r w:rsidRPr="00B47696">
        <w:rPr>
          <w:rFonts w:ascii="Times New Roman" w:hAnsi="Times New Roman" w:cs="Times New Roman"/>
          <w:b/>
          <w:bCs/>
          <w:iCs/>
          <w:lang w:eastAsia="zh-CN"/>
        </w:rPr>
        <w:t xml:space="preserve">lycolysis–OXPHOS </w:t>
      </w:r>
      <w:r>
        <w:rPr>
          <w:rFonts w:ascii="Times New Roman" w:hAnsi="Times New Roman" w:cs="Times New Roman" w:hint="eastAsia"/>
          <w:b/>
          <w:bCs/>
          <w:iCs/>
          <w:lang w:eastAsia="zh-CN"/>
        </w:rPr>
        <w:t>c</w:t>
      </w:r>
      <w:r w:rsidRPr="00B47696">
        <w:rPr>
          <w:rFonts w:ascii="Times New Roman" w:hAnsi="Times New Roman" w:cs="Times New Roman"/>
          <w:b/>
          <w:bCs/>
          <w:iCs/>
          <w:lang w:eastAsia="zh-CN"/>
        </w:rPr>
        <w:t xml:space="preserve">rosstalk </w:t>
      </w:r>
      <w:r>
        <w:rPr>
          <w:rFonts w:ascii="Times New Roman" w:hAnsi="Times New Roman" w:cs="Times New Roman" w:hint="eastAsia"/>
          <w:b/>
          <w:bCs/>
          <w:iCs/>
          <w:lang w:eastAsia="zh-CN"/>
        </w:rPr>
        <w:t>u</w:t>
      </w:r>
      <w:r w:rsidRPr="00B47696">
        <w:rPr>
          <w:rFonts w:ascii="Times New Roman" w:hAnsi="Times New Roman" w:cs="Times New Roman"/>
          <w:b/>
          <w:bCs/>
          <w:iCs/>
          <w:lang w:eastAsia="zh-CN"/>
        </w:rPr>
        <w:t xml:space="preserve">nderpinning the </w:t>
      </w:r>
      <w:r w:rsidR="00245CE0">
        <w:rPr>
          <w:rFonts w:ascii="Times New Roman" w:hAnsi="Times New Roman" w:cs="Times New Roman" w:hint="eastAsia"/>
          <w:b/>
          <w:bCs/>
          <w:iCs/>
          <w:lang w:eastAsia="zh-CN"/>
        </w:rPr>
        <w:t>o</w:t>
      </w:r>
      <w:r w:rsidRPr="00B47696">
        <w:rPr>
          <w:rFonts w:ascii="Times New Roman" w:hAnsi="Times New Roman" w:cs="Times New Roman"/>
          <w:b/>
          <w:bCs/>
          <w:iCs/>
          <w:lang w:eastAsia="zh-CN"/>
        </w:rPr>
        <w:t xml:space="preserve">verwintering </w:t>
      </w:r>
      <w:r w:rsidR="00245CE0">
        <w:rPr>
          <w:rFonts w:ascii="Times New Roman" w:hAnsi="Times New Roman" w:cs="Times New Roman" w:hint="eastAsia"/>
          <w:b/>
          <w:bCs/>
          <w:iCs/>
          <w:lang w:eastAsia="zh-CN"/>
        </w:rPr>
        <w:t>s</w:t>
      </w:r>
      <w:r w:rsidRPr="00B47696">
        <w:rPr>
          <w:rFonts w:ascii="Times New Roman" w:hAnsi="Times New Roman" w:cs="Times New Roman"/>
          <w:b/>
          <w:bCs/>
          <w:iCs/>
          <w:lang w:eastAsia="zh-CN"/>
        </w:rPr>
        <w:t xml:space="preserve">trategy in </w:t>
      </w:r>
      <w:r w:rsidR="00245CE0">
        <w:rPr>
          <w:rFonts w:ascii="Times New Roman" w:hAnsi="Times New Roman" w:cs="Times New Roman" w:hint="eastAsia"/>
          <w:b/>
          <w:bCs/>
          <w:iCs/>
          <w:lang w:eastAsia="zh-CN"/>
        </w:rPr>
        <w:t>a</w:t>
      </w:r>
      <w:r w:rsidRPr="00B47696">
        <w:rPr>
          <w:rFonts w:ascii="Times New Roman" w:hAnsi="Times New Roman" w:cs="Times New Roman"/>
          <w:b/>
          <w:bCs/>
          <w:iCs/>
          <w:lang w:eastAsia="zh-CN"/>
        </w:rPr>
        <w:t>trophi</w:t>
      </w:r>
      <w:r w:rsidR="00245CE0">
        <w:rPr>
          <w:rFonts w:ascii="Times New Roman" w:hAnsi="Times New Roman" w:cs="Times New Roman" w:hint="eastAsia"/>
          <w:b/>
          <w:bCs/>
          <w:iCs/>
          <w:lang w:eastAsia="zh-CN"/>
        </w:rPr>
        <w:t>ed</w:t>
      </w:r>
      <w:r w:rsidRPr="00B47696">
        <w:rPr>
          <w:rFonts w:ascii="Times New Roman" w:hAnsi="Times New Roman" w:cs="Times New Roman"/>
          <w:b/>
          <w:bCs/>
          <w:iCs/>
          <w:lang w:eastAsia="zh-CN"/>
        </w:rPr>
        <w:t xml:space="preserve"> </w:t>
      </w:r>
      <w:r w:rsidR="00245CE0">
        <w:rPr>
          <w:rFonts w:ascii="Times New Roman" w:hAnsi="Times New Roman" w:cs="Times New Roman" w:hint="eastAsia"/>
          <w:b/>
          <w:bCs/>
          <w:iCs/>
          <w:lang w:eastAsia="zh-CN"/>
        </w:rPr>
        <w:t>s</w:t>
      </w:r>
      <w:r w:rsidRPr="00B47696">
        <w:rPr>
          <w:rFonts w:ascii="Times New Roman" w:hAnsi="Times New Roman" w:cs="Times New Roman"/>
          <w:b/>
          <w:bCs/>
          <w:iCs/>
          <w:lang w:eastAsia="zh-CN"/>
        </w:rPr>
        <w:t>hrews</w:t>
      </w:r>
    </w:p>
    <w:p w14:paraId="64242E69" w14:textId="633E2C29" w:rsidR="00993DE8" w:rsidRDefault="009347D2" w:rsidP="008B7524">
      <w:pPr>
        <w:pBdr>
          <w:top w:val="nil"/>
          <w:left w:val="nil"/>
          <w:bottom w:val="nil"/>
          <w:right w:val="nil"/>
          <w:between w:val="nil"/>
        </w:pBdr>
        <w:jc w:val="both"/>
        <w:rPr>
          <w:rFonts w:ascii="Times New Roman" w:hAnsi="Times New Roman" w:cs="Times New Roman"/>
          <w:lang w:eastAsia="zh-CN"/>
        </w:rPr>
      </w:pPr>
      <w:r w:rsidRPr="009347D2">
        <w:rPr>
          <w:rFonts w:ascii="Times New Roman" w:hAnsi="Times New Roman" w:cs="Times New Roman"/>
          <w:lang w:eastAsia="zh-CN"/>
        </w:rPr>
        <w:t>Differential expression analyses primarily focused on metabolites exhibiting large effect sizes between the two extreme size groups; however, due to the highly coupled nature of metabolic networks, modules composed of metabolites with smaller changes may also play critical roles in regulating seasonal metabolic dynamics.</w:t>
      </w:r>
      <w:r w:rsidR="008E3E4D">
        <w:rPr>
          <w:rFonts w:ascii="Times New Roman" w:hAnsi="Times New Roman" w:cs="Times New Roman" w:hint="eastAsia"/>
          <w:lang w:eastAsia="zh-CN"/>
        </w:rPr>
        <w:t xml:space="preserve"> </w:t>
      </w:r>
    </w:p>
    <w:p w14:paraId="0E951B3A" w14:textId="68F23E33" w:rsidR="0038768D" w:rsidRDefault="00231E2E" w:rsidP="00231E2E">
      <w:pPr>
        <w:pBdr>
          <w:top w:val="nil"/>
          <w:left w:val="nil"/>
          <w:bottom w:val="nil"/>
          <w:right w:val="nil"/>
          <w:between w:val="nil"/>
        </w:pBdr>
        <w:jc w:val="both"/>
        <w:rPr>
          <w:rFonts w:ascii="Times New Roman" w:hAnsi="Times New Roman" w:cs="Times New Roman"/>
          <w:lang w:eastAsia="zh-CN"/>
        </w:rPr>
      </w:pPr>
      <w:r w:rsidRPr="00231E2E">
        <w:rPr>
          <w:rFonts w:ascii="Times New Roman" w:hAnsi="Times New Roman" w:cs="Times New Roman"/>
          <w:lang w:eastAsia="zh-CN"/>
        </w:rPr>
        <w:t xml:space="preserve">Based on all identified metabolites, we </w:t>
      </w:r>
      <w:r w:rsidR="001B18AA">
        <w:rPr>
          <w:rFonts w:ascii="Times New Roman" w:hAnsi="Times New Roman" w:cs="Times New Roman" w:hint="eastAsia"/>
          <w:lang w:eastAsia="zh-CN"/>
        </w:rPr>
        <w:t>compute</w:t>
      </w:r>
      <w:r w:rsidRPr="00231E2E">
        <w:rPr>
          <w:rFonts w:ascii="Times New Roman" w:hAnsi="Times New Roman" w:cs="Times New Roman"/>
          <w:lang w:eastAsia="zh-CN"/>
        </w:rPr>
        <w:t>d weighted correlations to construct a co-expression network. Metabolites were subsequently grouped into 20 distinct modules according to their correlation patterns. We then evaluated the correlation and significance between each module and the hub proteins</w:t>
      </w:r>
      <w:r w:rsidR="00B372CC">
        <w:rPr>
          <w:rFonts w:ascii="Times New Roman" w:hAnsi="Times New Roman" w:cs="Times New Roman" w:hint="eastAsia"/>
          <w:lang w:eastAsia="zh-CN"/>
        </w:rPr>
        <w:t xml:space="preserve"> identified from PPI</w:t>
      </w:r>
      <w:r w:rsidRPr="00231E2E">
        <w:rPr>
          <w:rFonts w:ascii="Times New Roman" w:hAnsi="Times New Roman" w:cs="Times New Roman"/>
          <w:lang w:eastAsia="zh-CN"/>
        </w:rPr>
        <w:t>.</w:t>
      </w:r>
      <w:r>
        <w:rPr>
          <w:rFonts w:ascii="Times New Roman" w:hAnsi="Times New Roman" w:cs="Times New Roman" w:hint="eastAsia"/>
          <w:lang w:eastAsia="zh-CN"/>
        </w:rPr>
        <w:t xml:space="preserve"> </w:t>
      </w:r>
      <w:r w:rsidRPr="00231E2E">
        <w:rPr>
          <w:rFonts w:ascii="Times New Roman" w:hAnsi="Times New Roman" w:cs="Times New Roman"/>
          <w:lang w:eastAsia="zh-CN"/>
        </w:rPr>
        <w:t xml:space="preserve">In the atrophied brain, the pink module (Fig. </w:t>
      </w:r>
      <w:r w:rsidR="002D1389">
        <w:rPr>
          <w:rFonts w:ascii="Times New Roman" w:hAnsi="Times New Roman" w:cs="Times New Roman" w:hint="eastAsia"/>
          <w:lang w:eastAsia="zh-CN"/>
        </w:rPr>
        <w:t xml:space="preserve">6 </w:t>
      </w:r>
      <w:r w:rsidRPr="00231E2E">
        <w:rPr>
          <w:rFonts w:ascii="Times New Roman" w:hAnsi="Times New Roman" w:cs="Times New Roman"/>
          <w:lang w:eastAsia="zh-CN"/>
        </w:rPr>
        <w:t xml:space="preserve">A) was significantly positively correlated with </w:t>
      </w:r>
      <w:r w:rsidR="007C3A55">
        <w:rPr>
          <w:rFonts w:ascii="Times New Roman" w:hAnsi="Times New Roman" w:cs="Times New Roman" w:hint="eastAsia"/>
          <w:lang w:eastAsia="zh-CN"/>
        </w:rPr>
        <w:t>6</w:t>
      </w:r>
      <w:r w:rsidRPr="00231E2E">
        <w:rPr>
          <w:rFonts w:ascii="Times New Roman" w:hAnsi="Times New Roman" w:cs="Times New Roman"/>
          <w:lang w:eastAsia="zh-CN"/>
        </w:rPr>
        <w:t xml:space="preserve"> downregulated </w:t>
      </w:r>
      <w:r w:rsidR="007C3A55">
        <w:rPr>
          <w:rFonts w:ascii="Times New Roman" w:hAnsi="Times New Roman" w:cs="Times New Roman" w:hint="eastAsia"/>
          <w:lang w:eastAsia="zh-CN"/>
        </w:rPr>
        <w:t>hub</w:t>
      </w:r>
      <w:r w:rsidRPr="00231E2E">
        <w:rPr>
          <w:rFonts w:ascii="Times New Roman" w:hAnsi="Times New Roman" w:cs="Times New Roman"/>
          <w:lang w:eastAsia="zh-CN"/>
        </w:rPr>
        <w:t xml:space="preserve"> DEPs (Ndufs3, Ndufs8, Hspa9, Atp5me, Ndufb3, Uqcrq, Srsf1). The pink module was also significantly positively correlated with Tpi.</w:t>
      </w:r>
      <w:r>
        <w:rPr>
          <w:rFonts w:ascii="Times New Roman" w:hAnsi="Times New Roman" w:cs="Times New Roman" w:hint="eastAsia"/>
          <w:lang w:eastAsia="zh-CN"/>
        </w:rPr>
        <w:t xml:space="preserve"> </w:t>
      </w:r>
      <w:r w:rsidRPr="00231E2E">
        <w:rPr>
          <w:rFonts w:ascii="Times New Roman" w:hAnsi="Times New Roman" w:cs="Times New Roman"/>
          <w:lang w:eastAsia="zh-CN"/>
        </w:rPr>
        <w:t xml:space="preserve">Using the same approach, a correlation network was constructed between metabolites and </w:t>
      </w:r>
      <w:r w:rsidR="00844D8B">
        <w:rPr>
          <w:rFonts w:ascii="Times New Roman" w:hAnsi="Times New Roman" w:cs="Times New Roman" w:hint="eastAsia"/>
          <w:lang w:eastAsia="zh-CN"/>
        </w:rPr>
        <w:t>hub</w:t>
      </w:r>
      <w:r w:rsidRPr="00231E2E">
        <w:rPr>
          <w:rFonts w:ascii="Times New Roman" w:hAnsi="Times New Roman" w:cs="Times New Roman"/>
          <w:lang w:eastAsia="zh-CN"/>
        </w:rPr>
        <w:t xml:space="preserve"> DEPs</w:t>
      </w:r>
      <w:r w:rsidR="00A01BD3">
        <w:rPr>
          <w:rFonts w:ascii="Times New Roman" w:hAnsi="Times New Roman" w:cs="Times New Roman" w:hint="eastAsia"/>
          <w:lang w:eastAsia="zh-CN"/>
        </w:rPr>
        <w:t xml:space="preserve"> </w:t>
      </w:r>
      <w:r w:rsidR="00C21FDE">
        <w:rPr>
          <w:rFonts w:ascii="Times New Roman" w:hAnsi="Times New Roman" w:cs="Times New Roman" w:hint="eastAsia"/>
          <w:lang w:eastAsia="zh-CN"/>
        </w:rPr>
        <w:t>in atrophied liver</w:t>
      </w:r>
      <w:r w:rsidRPr="00231E2E">
        <w:rPr>
          <w:rFonts w:ascii="Times New Roman" w:hAnsi="Times New Roman" w:cs="Times New Roman"/>
          <w:lang w:eastAsia="zh-CN"/>
        </w:rPr>
        <w:t xml:space="preserve">. Notably, the same pink module (Fig. </w:t>
      </w:r>
      <w:r w:rsidR="002D1389">
        <w:rPr>
          <w:rFonts w:ascii="Times New Roman" w:hAnsi="Times New Roman" w:cs="Times New Roman" w:hint="eastAsia"/>
          <w:lang w:eastAsia="zh-CN"/>
        </w:rPr>
        <w:t xml:space="preserve">6 </w:t>
      </w:r>
      <w:r w:rsidRPr="00231E2E">
        <w:rPr>
          <w:rFonts w:ascii="Times New Roman" w:hAnsi="Times New Roman" w:cs="Times New Roman"/>
          <w:lang w:eastAsia="zh-CN"/>
        </w:rPr>
        <w:t xml:space="preserve">B) displayed significant correlations with </w:t>
      </w:r>
      <w:r w:rsidR="00844D8B">
        <w:rPr>
          <w:rFonts w:ascii="Times New Roman" w:hAnsi="Times New Roman" w:cs="Times New Roman" w:hint="eastAsia"/>
          <w:lang w:eastAsia="zh-CN"/>
        </w:rPr>
        <w:t>6</w:t>
      </w:r>
      <w:r w:rsidRPr="00231E2E">
        <w:rPr>
          <w:rFonts w:ascii="Times New Roman" w:hAnsi="Times New Roman" w:cs="Times New Roman"/>
          <w:lang w:eastAsia="zh-CN"/>
        </w:rPr>
        <w:t xml:space="preserve"> </w:t>
      </w:r>
      <w:r w:rsidR="00844D8B">
        <w:rPr>
          <w:rFonts w:ascii="Times New Roman" w:hAnsi="Times New Roman" w:cs="Times New Roman" w:hint="eastAsia"/>
          <w:lang w:eastAsia="zh-CN"/>
        </w:rPr>
        <w:t>hub DEPs</w:t>
      </w:r>
      <w:r w:rsidRPr="00231E2E">
        <w:rPr>
          <w:rFonts w:ascii="Times New Roman" w:hAnsi="Times New Roman" w:cs="Times New Roman"/>
          <w:lang w:eastAsia="zh-CN"/>
        </w:rPr>
        <w:t xml:space="preserve"> in the liver. Among these, </w:t>
      </w:r>
      <w:r w:rsidR="00844D8B">
        <w:rPr>
          <w:rFonts w:ascii="Times New Roman" w:hAnsi="Times New Roman" w:cs="Times New Roman" w:hint="eastAsia"/>
          <w:lang w:eastAsia="zh-CN"/>
        </w:rPr>
        <w:t>4</w:t>
      </w:r>
      <w:r w:rsidRPr="00231E2E">
        <w:rPr>
          <w:rFonts w:ascii="Times New Roman" w:hAnsi="Times New Roman" w:cs="Times New Roman"/>
          <w:lang w:eastAsia="zh-CN"/>
        </w:rPr>
        <w:t xml:space="preserve"> </w:t>
      </w:r>
      <w:r w:rsidR="00844D8B">
        <w:rPr>
          <w:rFonts w:ascii="Times New Roman" w:hAnsi="Times New Roman" w:cs="Times New Roman" w:hint="eastAsia"/>
          <w:lang w:eastAsia="zh-CN"/>
        </w:rPr>
        <w:t xml:space="preserve">hub </w:t>
      </w:r>
      <w:r w:rsidRPr="00231E2E">
        <w:rPr>
          <w:rFonts w:ascii="Times New Roman" w:hAnsi="Times New Roman" w:cs="Times New Roman"/>
          <w:lang w:eastAsia="zh-CN"/>
        </w:rPr>
        <w:t xml:space="preserve">upregulated </w:t>
      </w:r>
      <w:r w:rsidR="00844D8B">
        <w:rPr>
          <w:rFonts w:ascii="Times New Roman" w:hAnsi="Times New Roman" w:cs="Times New Roman" w:hint="eastAsia"/>
          <w:lang w:eastAsia="zh-CN"/>
        </w:rPr>
        <w:t>DEP</w:t>
      </w:r>
      <w:r w:rsidRPr="00231E2E">
        <w:rPr>
          <w:rFonts w:ascii="Times New Roman" w:hAnsi="Times New Roman" w:cs="Times New Roman"/>
          <w:lang w:eastAsia="zh-CN"/>
        </w:rPr>
        <w:t>s (Ndufs3, Cox7c, Atp5po, Uqcr10) showed significant negative correlations with the pink module and are associated with OXPHOS.</w:t>
      </w:r>
      <w:r w:rsidR="0013726A">
        <w:rPr>
          <w:rFonts w:ascii="Times New Roman" w:hAnsi="Times New Roman" w:cs="Times New Roman" w:hint="eastAsia"/>
          <w:lang w:eastAsia="zh-CN"/>
        </w:rPr>
        <w:t xml:space="preserve"> </w:t>
      </w:r>
      <w:r w:rsidR="00041978" w:rsidRPr="00041978">
        <w:rPr>
          <w:rFonts w:ascii="Times New Roman" w:hAnsi="Times New Roman" w:cs="Times New Roman"/>
          <w:lang w:eastAsia="zh-CN"/>
        </w:rPr>
        <w:t xml:space="preserve">The pink module contained 10 metabolites, and we further assessed the significance of </w:t>
      </w:r>
      <w:r w:rsidR="005E0EDA" w:rsidRPr="00041978">
        <w:rPr>
          <w:rFonts w:ascii="Times New Roman" w:hAnsi="Times New Roman" w:cs="Times New Roman"/>
          <w:lang w:eastAsia="zh-CN"/>
        </w:rPr>
        <w:t>correlations</w:t>
      </w:r>
      <w:r w:rsidR="00041978" w:rsidRPr="00041978">
        <w:rPr>
          <w:rFonts w:ascii="Times New Roman" w:hAnsi="Times New Roman" w:cs="Times New Roman"/>
          <w:lang w:eastAsia="zh-CN"/>
        </w:rPr>
        <w:t xml:space="preserve"> between individual metabolites and the module itself, as well as between each metabolite and the hub proteins</w:t>
      </w:r>
      <w:r w:rsidR="00010B66">
        <w:rPr>
          <w:rFonts w:ascii="Times New Roman" w:hAnsi="Times New Roman" w:cs="Times New Roman" w:hint="eastAsia"/>
          <w:lang w:eastAsia="zh-CN"/>
        </w:rPr>
        <w:t xml:space="preserve"> (</w:t>
      </w:r>
      <w:r w:rsidR="00010B66" w:rsidRPr="00231E2E">
        <w:rPr>
          <w:rFonts w:ascii="Times New Roman" w:hAnsi="Times New Roman" w:cs="Times New Roman"/>
          <w:lang w:eastAsia="zh-CN"/>
        </w:rPr>
        <w:t xml:space="preserve">Fig. </w:t>
      </w:r>
      <w:r w:rsidR="0047274C">
        <w:rPr>
          <w:rFonts w:ascii="Times New Roman" w:hAnsi="Times New Roman" w:cs="Times New Roman" w:hint="eastAsia"/>
          <w:lang w:eastAsia="zh-CN"/>
        </w:rPr>
        <w:t>S3</w:t>
      </w:r>
      <w:r w:rsidR="005E0EDA">
        <w:rPr>
          <w:rFonts w:ascii="Times New Roman" w:hAnsi="Times New Roman" w:cs="Times New Roman" w:hint="eastAsia"/>
          <w:lang w:eastAsia="zh-CN"/>
        </w:rPr>
        <w:t>.</w:t>
      </w:r>
      <w:r w:rsidR="00010B66">
        <w:rPr>
          <w:rFonts w:ascii="Times New Roman" w:hAnsi="Times New Roman" w:cs="Times New Roman" w:hint="eastAsia"/>
          <w:lang w:eastAsia="zh-CN"/>
        </w:rPr>
        <w:t xml:space="preserve"> A, B)</w:t>
      </w:r>
      <w:r w:rsidR="00041978" w:rsidRPr="00041978">
        <w:rPr>
          <w:rFonts w:ascii="Times New Roman" w:hAnsi="Times New Roman" w:cs="Times New Roman"/>
          <w:lang w:eastAsia="zh-CN"/>
        </w:rPr>
        <w:t xml:space="preserve">. This analysis allowed us to identify metabolite–protein relationships within the network. </w:t>
      </w:r>
      <w:r w:rsidR="007A4E7F" w:rsidRPr="007A4E7F">
        <w:rPr>
          <w:rFonts w:ascii="Times New Roman" w:hAnsi="Times New Roman" w:cs="Times New Roman"/>
          <w:lang w:eastAsia="zh-CN"/>
        </w:rPr>
        <w:t>Ultimately, four metabolites in the pink module (ALA, EPA, DHA, and AA) showed a significant positive correlation with OXPHOS-related hub DEPs, and a significant negative correlation with glycolysis-related hub DEPs in the atrophied brain.</w:t>
      </w:r>
      <w:r w:rsidR="00496967" w:rsidRPr="00496967">
        <w:t xml:space="preserve"> </w:t>
      </w:r>
      <w:r w:rsidR="00496967" w:rsidRPr="00496967">
        <w:rPr>
          <w:rFonts w:ascii="Times New Roman" w:hAnsi="Times New Roman" w:cs="Times New Roman"/>
          <w:lang w:eastAsia="zh-CN"/>
        </w:rPr>
        <w:t xml:space="preserve">In the atrophied liver, these four metabolites also showed significant positive correlations with OXPHOS-related hub differentially expressed </w:t>
      </w:r>
      <w:r w:rsidR="00496967" w:rsidRPr="00496967">
        <w:rPr>
          <w:rFonts w:ascii="Times New Roman" w:hAnsi="Times New Roman" w:cs="Times New Roman"/>
          <w:lang w:eastAsia="zh-CN"/>
        </w:rPr>
        <w:lastRenderedPageBreak/>
        <w:t xml:space="preserve">proteins (DEPs). </w:t>
      </w:r>
      <w:r w:rsidR="00C70AB5" w:rsidRPr="00C70AB5">
        <w:rPr>
          <w:rFonts w:ascii="Times New Roman" w:hAnsi="Times New Roman" w:cs="Times New Roman"/>
          <w:lang w:eastAsia="zh-CN"/>
        </w:rPr>
        <w:t>These associations suggest coordinated interactions between lipid metabolism, glycolysis, and OXPHOS. The observed shift toward unsaturated fatty acids and OXPHOS-related proteins, together with reduced glycolysis-associated signatures, is consistent with an adaptive metabolic adjustment during winter atrophy, in which shrews appear to rely more on lipid-supported oxidative metabolism.</w:t>
      </w:r>
      <w:r w:rsidR="004F79AE">
        <w:rPr>
          <w:rFonts w:ascii="Times New Roman" w:hAnsi="Times New Roman" w:cs="Times New Roman" w:hint="eastAsia"/>
          <w:lang w:eastAsia="zh-CN"/>
        </w:rPr>
        <w:t xml:space="preserve"> </w:t>
      </w:r>
    </w:p>
    <w:p w14:paraId="3E2FE9B9" w14:textId="659CFD05" w:rsidR="00773645" w:rsidRPr="004A2D35" w:rsidRDefault="004A2D35" w:rsidP="00231E2E">
      <w:pPr>
        <w:pBdr>
          <w:top w:val="nil"/>
          <w:left w:val="nil"/>
          <w:bottom w:val="nil"/>
          <w:right w:val="nil"/>
          <w:between w:val="nil"/>
        </w:pBdr>
        <w:jc w:val="both"/>
        <w:rPr>
          <w:rFonts w:ascii="Times New Roman" w:hAnsi="Times New Roman" w:cs="Times New Roman"/>
          <w:b/>
          <w:bCs/>
          <w:iCs/>
          <w:lang w:eastAsia="zh-CN"/>
        </w:rPr>
      </w:pPr>
      <w:r w:rsidRPr="004A2D35">
        <w:rPr>
          <w:rFonts w:ascii="Times New Roman" w:hAnsi="Times New Roman" w:cs="Times New Roman"/>
          <w:b/>
          <w:bCs/>
          <w:iCs/>
          <w:lang w:eastAsia="zh-CN"/>
        </w:rPr>
        <w:t xml:space="preserve">Correlation </w:t>
      </w:r>
      <w:r w:rsidRPr="004A2D35">
        <w:rPr>
          <w:rFonts w:ascii="Times New Roman" w:hAnsi="Times New Roman" w:cs="Times New Roman" w:hint="eastAsia"/>
          <w:b/>
          <w:bCs/>
          <w:iCs/>
          <w:lang w:eastAsia="zh-CN"/>
        </w:rPr>
        <w:t>h</w:t>
      </w:r>
      <w:r w:rsidRPr="004A2D35">
        <w:rPr>
          <w:rFonts w:ascii="Times New Roman" w:hAnsi="Times New Roman" w:cs="Times New Roman"/>
          <w:b/>
          <w:bCs/>
          <w:iCs/>
          <w:lang w:eastAsia="zh-CN"/>
        </w:rPr>
        <w:t xml:space="preserve">eatmap </w:t>
      </w:r>
      <w:r>
        <w:rPr>
          <w:rFonts w:ascii="Times New Roman" w:hAnsi="Times New Roman" w:cs="Times New Roman" w:hint="eastAsia"/>
          <w:b/>
          <w:bCs/>
          <w:iCs/>
          <w:lang w:eastAsia="zh-CN"/>
        </w:rPr>
        <w:t>u</w:t>
      </w:r>
      <w:r w:rsidRPr="004A2D35">
        <w:rPr>
          <w:rFonts w:ascii="Times New Roman" w:hAnsi="Times New Roman" w:cs="Times New Roman"/>
          <w:b/>
          <w:bCs/>
          <w:iCs/>
          <w:lang w:eastAsia="zh-CN"/>
        </w:rPr>
        <w:t>ncover</w:t>
      </w:r>
      <w:r w:rsidRPr="004A2D35">
        <w:rPr>
          <w:rFonts w:ascii="Times New Roman" w:hAnsi="Times New Roman" w:cs="Times New Roman" w:hint="eastAsia"/>
          <w:b/>
          <w:bCs/>
          <w:iCs/>
          <w:lang w:eastAsia="zh-CN"/>
        </w:rPr>
        <w:t>s</w:t>
      </w:r>
      <w:r w:rsidRPr="004A2D35">
        <w:rPr>
          <w:rFonts w:ascii="Times New Roman" w:hAnsi="Times New Roman" w:cs="Times New Roman"/>
          <w:b/>
          <w:bCs/>
          <w:iCs/>
          <w:lang w:eastAsia="zh-CN"/>
        </w:rPr>
        <w:t xml:space="preserve"> </w:t>
      </w:r>
      <w:r w:rsidRPr="004A2D35">
        <w:rPr>
          <w:rFonts w:ascii="Times New Roman" w:hAnsi="Times New Roman" w:cs="Times New Roman" w:hint="eastAsia"/>
          <w:b/>
          <w:bCs/>
          <w:iCs/>
          <w:lang w:eastAsia="zh-CN"/>
        </w:rPr>
        <w:t>c</w:t>
      </w:r>
      <w:r w:rsidRPr="004A2D35">
        <w:rPr>
          <w:rFonts w:ascii="Times New Roman" w:hAnsi="Times New Roman" w:cs="Times New Roman"/>
          <w:b/>
          <w:bCs/>
          <w:iCs/>
          <w:lang w:eastAsia="zh-CN"/>
        </w:rPr>
        <w:t xml:space="preserve">oordinated </w:t>
      </w:r>
      <w:r w:rsidRPr="004A2D35">
        <w:rPr>
          <w:rFonts w:ascii="Times New Roman" w:hAnsi="Times New Roman" w:cs="Times New Roman" w:hint="eastAsia"/>
          <w:b/>
          <w:bCs/>
          <w:iCs/>
          <w:lang w:eastAsia="zh-CN"/>
        </w:rPr>
        <w:t>l</w:t>
      </w:r>
      <w:r w:rsidRPr="004A2D35">
        <w:rPr>
          <w:rFonts w:ascii="Times New Roman" w:hAnsi="Times New Roman" w:cs="Times New Roman"/>
          <w:b/>
          <w:bCs/>
          <w:iCs/>
          <w:lang w:eastAsia="zh-CN"/>
        </w:rPr>
        <w:t>ipid–OXPHOS–</w:t>
      </w:r>
      <w:r w:rsidRPr="004A2D35">
        <w:rPr>
          <w:rFonts w:ascii="Times New Roman" w:hAnsi="Times New Roman" w:cs="Times New Roman" w:hint="eastAsia"/>
          <w:b/>
          <w:bCs/>
          <w:iCs/>
          <w:lang w:eastAsia="zh-CN"/>
        </w:rPr>
        <w:t>p</w:t>
      </w:r>
      <w:r w:rsidRPr="004A2D35">
        <w:rPr>
          <w:rFonts w:ascii="Times New Roman" w:hAnsi="Times New Roman" w:cs="Times New Roman"/>
          <w:b/>
          <w:bCs/>
          <w:iCs/>
          <w:lang w:eastAsia="zh-CN"/>
        </w:rPr>
        <w:t xml:space="preserve">rotein </w:t>
      </w:r>
      <w:r w:rsidRPr="004A2D35">
        <w:rPr>
          <w:rFonts w:ascii="Times New Roman" w:hAnsi="Times New Roman" w:cs="Times New Roman" w:hint="eastAsia"/>
          <w:b/>
          <w:bCs/>
          <w:iCs/>
          <w:lang w:eastAsia="zh-CN"/>
        </w:rPr>
        <w:t>s</w:t>
      </w:r>
      <w:r w:rsidRPr="004A2D35">
        <w:rPr>
          <w:rFonts w:ascii="Times New Roman" w:hAnsi="Times New Roman" w:cs="Times New Roman"/>
          <w:b/>
          <w:bCs/>
          <w:iCs/>
          <w:lang w:eastAsia="zh-CN"/>
        </w:rPr>
        <w:t xml:space="preserve">ynthesis </w:t>
      </w:r>
      <w:r w:rsidRPr="004A2D35">
        <w:rPr>
          <w:rFonts w:ascii="Times New Roman" w:hAnsi="Times New Roman" w:cs="Times New Roman" w:hint="eastAsia"/>
          <w:b/>
          <w:bCs/>
          <w:iCs/>
          <w:lang w:eastAsia="zh-CN"/>
        </w:rPr>
        <w:t>r</w:t>
      </w:r>
      <w:r w:rsidRPr="004A2D35">
        <w:rPr>
          <w:rFonts w:ascii="Times New Roman" w:hAnsi="Times New Roman" w:cs="Times New Roman"/>
          <w:b/>
          <w:bCs/>
          <w:iCs/>
          <w:lang w:eastAsia="zh-CN"/>
        </w:rPr>
        <w:t xml:space="preserve">egulation in </w:t>
      </w:r>
      <w:r>
        <w:rPr>
          <w:rFonts w:ascii="Times New Roman" w:hAnsi="Times New Roman" w:cs="Times New Roman" w:hint="eastAsia"/>
          <w:b/>
          <w:bCs/>
          <w:iCs/>
          <w:lang w:eastAsia="zh-CN"/>
        </w:rPr>
        <w:t>regenerative</w:t>
      </w:r>
      <w:r w:rsidRPr="00B47696">
        <w:rPr>
          <w:rFonts w:ascii="Times New Roman" w:hAnsi="Times New Roman" w:cs="Times New Roman"/>
          <w:b/>
          <w:bCs/>
          <w:iCs/>
          <w:lang w:eastAsia="zh-CN"/>
        </w:rPr>
        <w:t xml:space="preserve"> </w:t>
      </w:r>
      <w:r>
        <w:rPr>
          <w:rFonts w:ascii="Times New Roman" w:hAnsi="Times New Roman" w:cs="Times New Roman" w:hint="eastAsia"/>
          <w:b/>
          <w:bCs/>
          <w:iCs/>
          <w:lang w:eastAsia="zh-CN"/>
        </w:rPr>
        <w:t>s</w:t>
      </w:r>
      <w:r w:rsidRPr="00B47696">
        <w:rPr>
          <w:rFonts w:ascii="Times New Roman" w:hAnsi="Times New Roman" w:cs="Times New Roman"/>
          <w:b/>
          <w:bCs/>
          <w:iCs/>
          <w:lang w:eastAsia="zh-CN"/>
        </w:rPr>
        <w:t>hrews</w:t>
      </w:r>
    </w:p>
    <w:p w14:paraId="6B7AE843" w14:textId="0048E97F" w:rsidR="00A354DF" w:rsidRPr="00583400" w:rsidRDefault="00E179EE" w:rsidP="003766F4">
      <w:pPr>
        <w:pBdr>
          <w:top w:val="nil"/>
          <w:left w:val="nil"/>
          <w:bottom w:val="nil"/>
          <w:right w:val="nil"/>
          <w:between w:val="nil"/>
        </w:pBdr>
        <w:jc w:val="both"/>
        <w:rPr>
          <w:rFonts w:ascii="Times New Roman" w:hAnsi="Times New Roman" w:cs="Times New Roman"/>
          <w:lang w:eastAsia="zh-CN"/>
        </w:rPr>
      </w:pPr>
      <w:r w:rsidRPr="00E179EE">
        <w:rPr>
          <w:rFonts w:ascii="Times New Roman" w:hAnsi="Times New Roman" w:cs="Times New Roman"/>
          <w:lang w:eastAsia="zh-CN"/>
        </w:rPr>
        <w:t>The four candidate metabolites identified during the atrophied phase were carried forward for targeted validation in the regeneration phase</w:t>
      </w:r>
      <w:r w:rsidR="0058367D" w:rsidRPr="0058367D">
        <w:rPr>
          <w:rFonts w:ascii="Times New Roman" w:hAnsi="Times New Roman" w:cs="Times New Roman"/>
          <w:lang w:eastAsia="zh-CN"/>
        </w:rPr>
        <w:t>; therefore</w:t>
      </w:r>
      <w:r w:rsidR="004E57E9">
        <w:rPr>
          <w:rFonts w:ascii="Times New Roman" w:hAnsi="Times New Roman" w:cs="Times New Roman"/>
          <w:lang w:eastAsia="zh-CN"/>
        </w:rPr>
        <w:t xml:space="preserve">, </w:t>
      </w:r>
      <w:r w:rsidR="0058367D" w:rsidRPr="0058367D">
        <w:rPr>
          <w:rFonts w:ascii="Times New Roman" w:hAnsi="Times New Roman" w:cs="Times New Roman"/>
          <w:lang w:eastAsia="zh-CN"/>
        </w:rPr>
        <w:t>WGCNA module detection was not repeated</w:t>
      </w:r>
      <w:r w:rsidR="006464ED">
        <w:rPr>
          <w:rFonts w:ascii="Times New Roman" w:hAnsi="Times New Roman" w:cs="Times New Roman"/>
          <w:lang w:eastAsia="zh-CN"/>
        </w:rPr>
        <w:t>.</w:t>
      </w:r>
      <w:r w:rsidR="006464ED" w:rsidRPr="006464ED">
        <w:t xml:space="preserve"> </w:t>
      </w:r>
      <w:r w:rsidR="006464ED" w:rsidRPr="006464ED">
        <w:rPr>
          <w:rFonts w:ascii="Times New Roman" w:hAnsi="Times New Roman" w:cs="Times New Roman"/>
          <w:lang w:eastAsia="zh-CN"/>
        </w:rPr>
        <w:t xml:space="preserve">We first quantified within-tissue relationships among hub proteins using pairwise Pearson correlations </w:t>
      </w:r>
      <w:r w:rsidR="007366AC" w:rsidRPr="007366AC">
        <w:rPr>
          <w:rFonts w:ascii="Times New Roman" w:hAnsi="Times New Roman" w:cs="Times New Roman"/>
          <w:lang w:eastAsia="zh-CN"/>
        </w:rPr>
        <w:t xml:space="preserve">(brain, upper-right matrix; liver, lower-left matrix; Fig. 6C), </w:t>
      </w:r>
      <w:r w:rsidR="00F640F6" w:rsidRPr="00F640F6">
        <w:rPr>
          <w:rFonts w:ascii="Times New Roman" w:hAnsi="Times New Roman" w:cs="Times New Roman"/>
          <w:lang w:eastAsia="zh-CN"/>
        </w:rPr>
        <w:t>with significance denoted as p &lt; 0.05 (</w:t>
      </w:r>
      <w:r w:rsidR="00C12158">
        <w:rPr>
          <w:rFonts w:ascii="Times New Roman" w:hAnsi="Times New Roman" w:cs="Times New Roman" w:hint="eastAsia"/>
          <w:lang w:eastAsia="zh-CN"/>
        </w:rPr>
        <w:t>*</w:t>
      </w:r>
      <w:r w:rsidR="00F640F6" w:rsidRPr="00F640F6">
        <w:rPr>
          <w:rFonts w:ascii="Times New Roman" w:hAnsi="Times New Roman" w:cs="Times New Roman"/>
          <w:lang w:eastAsia="zh-CN"/>
        </w:rPr>
        <w:t>), p &lt; 0.01 (</w:t>
      </w:r>
      <w:r w:rsidR="00C12158">
        <w:rPr>
          <w:rFonts w:ascii="Times New Roman" w:hAnsi="Times New Roman" w:cs="Times New Roman" w:hint="eastAsia"/>
          <w:lang w:eastAsia="zh-CN"/>
        </w:rPr>
        <w:t>**</w:t>
      </w:r>
      <w:r w:rsidR="00F640F6" w:rsidRPr="00F640F6">
        <w:rPr>
          <w:rFonts w:ascii="Times New Roman" w:hAnsi="Times New Roman" w:cs="Times New Roman"/>
          <w:lang w:eastAsia="zh-CN"/>
        </w:rPr>
        <w:t>) and p &lt; 0.001 (</w:t>
      </w:r>
      <w:r w:rsidR="00C12158">
        <w:rPr>
          <w:rFonts w:ascii="Times New Roman" w:hAnsi="Times New Roman" w:cs="Times New Roman" w:hint="eastAsia"/>
          <w:lang w:eastAsia="zh-CN"/>
        </w:rPr>
        <w:t>***</w:t>
      </w:r>
      <w:r w:rsidR="00F640F6" w:rsidRPr="00F640F6">
        <w:rPr>
          <w:rFonts w:ascii="Times New Roman" w:hAnsi="Times New Roman" w:cs="Times New Roman"/>
          <w:lang w:eastAsia="zh-CN"/>
        </w:rPr>
        <w:t>)</w:t>
      </w:r>
      <w:r w:rsidRPr="00E179EE">
        <w:rPr>
          <w:rFonts w:ascii="Times New Roman" w:hAnsi="Times New Roman" w:cs="Times New Roman"/>
          <w:lang w:eastAsia="zh-CN"/>
        </w:rPr>
        <w:t xml:space="preserve">. </w:t>
      </w:r>
      <w:r w:rsidR="00B726AE" w:rsidRPr="00B726AE">
        <w:rPr>
          <w:rFonts w:ascii="Times New Roman" w:hAnsi="Times New Roman" w:cs="Times New Roman"/>
          <w:lang w:eastAsia="zh-CN"/>
        </w:rPr>
        <w:t>We then evaluated metabolite–protein cross-</w:t>
      </w:r>
      <w:r w:rsidR="00AD760C" w:rsidRPr="00B726AE">
        <w:rPr>
          <w:rFonts w:ascii="Times New Roman" w:hAnsi="Times New Roman" w:cs="Times New Roman"/>
          <w:lang w:eastAsia="zh-CN"/>
        </w:rPr>
        <w:t>omics</w:t>
      </w:r>
      <w:r w:rsidR="00B726AE" w:rsidRPr="00B726AE">
        <w:rPr>
          <w:rFonts w:ascii="Times New Roman" w:hAnsi="Times New Roman" w:cs="Times New Roman"/>
          <w:lang w:eastAsia="zh-CN"/>
        </w:rPr>
        <w:t xml:space="preserve"> associations using Mantel tests (middle panel), where line color indicates </w:t>
      </w:r>
      <w:r w:rsidR="00E9114F">
        <w:rPr>
          <w:rFonts w:ascii="Times New Roman" w:hAnsi="Times New Roman" w:cs="Times New Roman" w:hint="eastAsia"/>
          <w:lang w:eastAsia="zh-CN"/>
        </w:rPr>
        <w:t xml:space="preserve">the </w:t>
      </w:r>
      <w:r w:rsidR="00E9114F" w:rsidRPr="00E9114F">
        <w:rPr>
          <w:rFonts w:ascii="Times New Roman" w:hAnsi="Times New Roman" w:cs="Times New Roman"/>
          <w:lang w:eastAsia="zh-CN"/>
        </w:rPr>
        <w:t>direction of relationship</w:t>
      </w:r>
      <w:r w:rsidR="00B726AE" w:rsidRPr="00B726AE">
        <w:rPr>
          <w:rFonts w:ascii="Times New Roman" w:hAnsi="Times New Roman" w:cs="Times New Roman"/>
          <w:lang w:eastAsia="zh-CN"/>
        </w:rPr>
        <w:t xml:space="preserve">, </w:t>
      </w:r>
      <w:r w:rsidR="003B68D5">
        <w:rPr>
          <w:rFonts w:ascii="Times New Roman" w:hAnsi="Times New Roman" w:cs="Times New Roman" w:hint="eastAsia"/>
          <w:lang w:eastAsia="zh-CN"/>
        </w:rPr>
        <w:t>t</w:t>
      </w:r>
      <w:r w:rsidR="003B68D5" w:rsidRPr="003B68D5">
        <w:rPr>
          <w:rFonts w:ascii="Times New Roman" w:hAnsi="Times New Roman" w:cs="Times New Roman"/>
          <w:lang w:eastAsia="zh-CN"/>
        </w:rPr>
        <w:t xml:space="preserve">he line width reflects the absolute value of r, and a solid line indicates that </w:t>
      </w:r>
      <w:r w:rsidR="00932FB5">
        <w:rPr>
          <w:rFonts w:ascii="Times New Roman" w:hAnsi="Times New Roman" w:cs="Times New Roman" w:hint="eastAsia"/>
          <w:lang w:eastAsia="zh-CN"/>
        </w:rPr>
        <w:t>Mantel</w:t>
      </w:r>
      <w:r w:rsidR="00932FB5">
        <w:rPr>
          <w:rFonts w:ascii="Times New Roman" w:hAnsi="Times New Roman" w:cs="Times New Roman"/>
          <w:lang w:eastAsia="zh-CN"/>
        </w:rPr>
        <w:t>’</w:t>
      </w:r>
      <w:r w:rsidR="00932FB5">
        <w:rPr>
          <w:rFonts w:ascii="Times New Roman" w:hAnsi="Times New Roman" w:cs="Times New Roman" w:hint="eastAsia"/>
          <w:lang w:eastAsia="zh-CN"/>
        </w:rPr>
        <w:t xml:space="preserve">s </w:t>
      </w:r>
      <w:r w:rsidR="003B68D5" w:rsidRPr="00932FB5">
        <w:rPr>
          <w:rFonts w:ascii="Times New Roman" w:hAnsi="Times New Roman" w:cs="Times New Roman"/>
          <w:i/>
          <w:iCs/>
          <w:lang w:eastAsia="zh-CN"/>
        </w:rPr>
        <w:t>p</w:t>
      </w:r>
      <w:r w:rsidR="003B68D5" w:rsidRPr="003B68D5">
        <w:rPr>
          <w:rFonts w:ascii="Times New Roman" w:hAnsi="Times New Roman" w:cs="Times New Roman"/>
          <w:lang w:eastAsia="zh-CN"/>
        </w:rPr>
        <w:t xml:space="preserve"> &lt; 0.05.</w:t>
      </w:r>
      <w:r w:rsidR="00455833">
        <w:rPr>
          <w:rFonts w:ascii="Times New Roman" w:hAnsi="Times New Roman" w:cs="Times New Roman" w:hint="eastAsia"/>
          <w:lang w:eastAsia="zh-CN"/>
        </w:rPr>
        <w:t xml:space="preserve"> </w:t>
      </w:r>
      <w:r w:rsidR="00455833" w:rsidRPr="00455833">
        <w:rPr>
          <w:rFonts w:ascii="Times New Roman" w:hAnsi="Times New Roman" w:cs="Times New Roman"/>
          <w:lang w:eastAsia="zh-CN"/>
        </w:rPr>
        <w:t>During regeneration, metabolites involved in unsaturated fatty-acid biosynthesis, including AA, EPA and docosapentaenoic acid (DPA), showed significant positive Mantel</w:t>
      </w:r>
      <w:r w:rsidR="00524787" w:rsidRPr="00524787">
        <w:rPr>
          <w:rFonts w:ascii="Times New Roman" w:hAnsi="Times New Roman" w:cs="Times New Roman"/>
          <w:lang w:eastAsia="zh-CN"/>
        </w:rPr>
        <w:t xml:space="preserve"> </w:t>
      </w:r>
      <w:r w:rsidR="009D57A5" w:rsidRPr="00EB4DEF">
        <w:rPr>
          <w:rFonts w:ascii="Times New Roman" w:hAnsi="Times New Roman" w:cs="Times New Roman"/>
          <w:lang w:eastAsia="zh-CN"/>
        </w:rPr>
        <w:t>associations</w:t>
      </w:r>
      <w:r w:rsidR="00524787" w:rsidRPr="00455833">
        <w:rPr>
          <w:rFonts w:ascii="Times New Roman" w:hAnsi="Times New Roman" w:cs="Times New Roman"/>
          <w:lang w:eastAsia="zh-CN"/>
        </w:rPr>
        <w:t xml:space="preserve"> </w:t>
      </w:r>
      <w:r w:rsidR="00455833" w:rsidRPr="00455833">
        <w:rPr>
          <w:rFonts w:ascii="Times New Roman" w:hAnsi="Times New Roman" w:cs="Times New Roman"/>
          <w:lang w:eastAsia="zh-CN"/>
        </w:rPr>
        <w:t>with brain ribosomal proteins, notably Rps15 and Rps2 (</w:t>
      </w:r>
      <w:r w:rsidR="00492562">
        <w:rPr>
          <w:rFonts w:ascii="Times New Roman" w:hAnsi="Times New Roman" w:cs="Times New Roman" w:hint="eastAsia"/>
          <w:lang w:eastAsia="zh-CN"/>
        </w:rPr>
        <w:t>Mantel</w:t>
      </w:r>
      <w:r w:rsidR="00492562">
        <w:rPr>
          <w:rFonts w:ascii="Times New Roman" w:hAnsi="Times New Roman" w:cs="Times New Roman"/>
          <w:lang w:eastAsia="zh-CN"/>
        </w:rPr>
        <w:t>’</w:t>
      </w:r>
      <w:r w:rsidR="00492562">
        <w:rPr>
          <w:rFonts w:ascii="Times New Roman" w:hAnsi="Times New Roman" w:cs="Times New Roman" w:hint="eastAsia"/>
          <w:lang w:eastAsia="zh-CN"/>
        </w:rPr>
        <w:t xml:space="preserve">s </w:t>
      </w:r>
      <w:r w:rsidR="00492562" w:rsidRPr="00932FB5">
        <w:rPr>
          <w:rFonts w:ascii="Times New Roman" w:hAnsi="Times New Roman" w:cs="Times New Roman"/>
          <w:i/>
          <w:iCs/>
          <w:lang w:eastAsia="zh-CN"/>
        </w:rPr>
        <w:t>p</w:t>
      </w:r>
      <w:r w:rsidR="00455833" w:rsidRPr="00455833">
        <w:rPr>
          <w:rFonts w:ascii="Times New Roman" w:hAnsi="Times New Roman" w:cs="Times New Roman"/>
          <w:lang w:eastAsia="zh-CN"/>
        </w:rPr>
        <w:t xml:space="preserve"> &lt; 0.05</w:t>
      </w:r>
      <w:r w:rsidR="00AF5374">
        <w:rPr>
          <w:rFonts w:ascii="Times New Roman" w:hAnsi="Times New Roman" w:cs="Times New Roman" w:hint="eastAsia"/>
          <w:lang w:eastAsia="zh-CN"/>
        </w:rPr>
        <w:t>, Mantel</w:t>
      </w:r>
      <w:r w:rsidR="00AF5374">
        <w:rPr>
          <w:rFonts w:ascii="Times New Roman" w:hAnsi="Times New Roman" w:cs="Times New Roman"/>
          <w:lang w:eastAsia="zh-CN"/>
        </w:rPr>
        <w:t>’</w:t>
      </w:r>
      <w:r w:rsidR="00AF5374">
        <w:rPr>
          <w:rFonts w:ascii="Times New Roman" w:hAnsi="Times New Roman" w:cs="Times New Roman" w:hint="eastAsia"/>
          <w:lang w:eastAsia="zh-CN"/>
        </w:rPr>
        <w:t>s</w:t>
      </w:r>
      <w:r w:rsidR="00963329">
        <w:rPr>
          <w:rFonts w:ascii="Times New Roman" w:hAnsi="Times New Roman" w:cs="Times New Roman" w:hint="eastAsia"/>
          <w:lang w:eastAsia="zh-CN"/>
        </w:rPr>
        <w:t xml:space="preserve"> </w:t>
      </w:r>
      <w:r w:rsidR="00073B1A">
        <w:rPr>
          <w:rFonts w:ascii="Times New Roman" w:hAnsi="Times New Roman" w:cs="Times New Roman"/>
          <w:lang w:eastAsia="zh-CN"/>
        </w:rPr>
        <w:t xml:space="preserve">r </w:t>
      </w:r>
      <w:r w:rsidR="007A09C8">
        <w:rPr>
          <w:rFonts w:ascii="Times New Roman" w:hAnsi="Times New Roman" w:cs="Times New Roman"/>
          <w:lang w:eastAsia="zh-CN"/>
        </w:rPr>
        <w:t xml:space="preserve">&gt; </w:t>
      </w:r>
      <w:r w:rsidR="00A4465C">
        <w:rPr>
          <w:rFonts w:ascii="Times New Roman" w:hAnsi="Times New Roman" w:cs="Times New Roman" w:hint="eastAsia"/>
          <w:lang w:eastAsia="zh-CN"/>
        </w:rPr>
        <w:t>3</w:t>
      </w:r>
      <w:r w:rsidR="00455833" w:rsidRPr="00455833">
        <w:rPr>
          <w:rFonts w:ascii="Times New Roman" w:hAnsi="Times New Roman" w:cs="Times New Roman"/>
          <w:lang w:eastAsia="zh-CN"/>
        </w:rPr>
        <w:t>).</w:t>
      </w:r>
      <w:r w:rsidR="004678D7">
        <w:rPr>
          <w:rFonts w:ascii="Times New Roman" w:hAnsi="Times New Roman" w:cs="Times New Roman"/>
          <w:lang w:eastAsia="zh-CN"/>
        </w:rPr>
        <w:t xml:space="preserve"> </w:t>
      </w:r>
      <w:r w:rsidR="004678D7" w:rsidRPr="004678D7">
        <w:rPr>
          <w:rFonts w:ascii="Times New Roman" w:hAnsi="Times New Roman" w:cs="Times New Roman"/>
          <w:lang w:eastAsia="zh-CN"/>
        </w:rPr>
        <w:t xml:space="preserve">In contrast, </w:t>
      </w:r>
      <w:r w:rsidR="00EB4DEF" w:rsidRPr="00EB4DEF">
        <w:rPr>
          <w:rFonts w:ascii="Times New Roman" w:hAnsi="Times New Roman" w:cs="Times New Roman"/>
          <w:lang w:eastAsia="zh-CN"/>
        </w:rPr>
        <w:t xml:space="preserve">corticosterone, mapped to “regulation of lipolysis in adipocytes,” showed significant negative Mantel associations with translation-related proteins, including Rps20, Rpl11, and Eef1g </w:t>
      </w:r>
      <w:r w:rsidR="004678D7" w:rsidRPr="004678D7">
        <w:rPr>
          <w:rFonts w:ascii="Times New Roman" w:hAnsi="Times New Roman" w:cs="Times New Roman"/>
          <w:lang w:eastAsia="zh-CN"/>
        </w:rPr>
        <w:t>(</w:t>
      </w:r>
      <w:r w:rsidR="00677986">
        <w:rPr>
          <w:rFonts w:ascii="Times New Roman" w:hAnsi="Times New Roman" w:cs="Times New Roman" w:hint="eastAsia"/>
          <w:lang w:eastAsia="zh-CN"/>
        </w:rPr>
        <w:t>Mantel</w:t>
      </w:r>
      <w:r w:rsidR="00677986">
        <w:rPr>
          <w:rFonts w:ascii="Times New Roman" w:hAnsi="Times New Roman" w:cs="Times New Roman"/>
          <w:lang w:eastAsia="zh-CN"/>
        </w:rPr>
        <w:t>’</w:t>
      </w:r>
      <w:r w:rsidR="00677986">
        <w:rPr>
          <w:rFonts w:ascii="Times New Roman" w:hAnsi="Times New Roman" w:cs="Times New Roman" w:hint="eastAsia"/>
          <w:lang w:eastAsia="zh-CN"/>
        </w:rPr>
        <w:t xml:space="preserve">s </w:t>
      </w:r>
      <w:r w:rsidR="00677986" w:rsidRPr="00932FB5">
        <w:rPr>
          <w:rFonts w:ascii="Times New Roman" w:hAnsi="Times New Roman" w:cs="Times New Roman"/>
          <w:i/>
          <w:iCs/>
          <w:lang w:eastAsia="zh-CN"/>
        </w:rPr>
        <w:t>p</w:t>
      </w:r>
      <w:r w:rsidR="00677986" w:rsidRPr="00455833">
        <w:rPr>
          <w:rFonts w:ascii="Times New Roman" w:hAnsi="Times New Roman" w:cs="Times New Roman"/>
          <w:lang w:eastAsia="zh-CN"/>
        </w:rPr>
        <w:t xml:space="preserve"> &lt; 0.05</w:t>
      </w:r>
      <w:r w:rsidR="00677986">
        <w:rPr>
          <w:rFonts w:ascii="Times New Roman" w:hAnsi="Times New Roman" w:cs="Times New Roman" w:hint="eastAsia"/>
          <w:lang w:eastAsia="zh-CN"/>
        </w:rPr>
        <w:t>, Mantel</w:t>
      </w:r>
      <w:r w:rsidR="00677986">
        <w:rPr>
          <w:rFonts w:ascii="Times New Roman" w:hAnsi="Times New Roman" w:cs="Times New Roman"/>
          <w:lang w:eastAsia="zh-CN"/>
        </w:rPr>
        <w:t>’</w:t>
      </w:r>
      <w:r w:rsidR="00677986">
        <w:rPr>
          <w:rFonts w:ascii="Times New Roman" w:hAnsi="Times New Roman" w:cs="Times New Roman" w:hint="eastAsia"/>
          <w:lang w:eastAsia="zh-CN"/>
        </w:rPr>
        <w:t xml:space="preserve">s </w:t>
      </w:r>
      <w:r w:rsidR="00073B1A">
        <w:rPr>
          <w:rFonts w:ascii="Times New Roman" w:hAnsi="Times New Roman" w:cs="Times New Roman"/>
          <w:lang w:eastAsia="zh-CN"/>
        </w:rPr>
        <w:t xml:space="preserve">r </w:t>
      </w:r>
      <w:r w:rsidR="00677986">
        <w:rPr>
          <w:rFonts w:ascii="Times New Roman" w:hAnsi="Times New Roman" w:cs="Times New Roman"/>
          <w:lang w:eastAsia="zh-CN"/>
        </w:rPr>
        <w:t xml:space="preserve">&gt; </w:t>
      </w:r>
      <w:r w:rsidR="00677986">
        <w:rPr>
          <w:rFonts w:ascii="Times New Roman" w:hAnsi="Times New Roman" w:cs="Times New Roman" w:hint="eastAsia"/>
          <w:lang w:eastAsia="zh-CN"/>
        </w:rPr>
        <w:t>3</w:t>
      </w:r>
      <w:r w:rsidR="004678D7" w:rsidRPr="004678D7">
        <w:rPr>
          <w:rFonts w:ascii="Times New Roman" w:hAnsi="Times New Roman" w:cs="Times New Roman"/>
          <w:lang w:eastAsia="zh-CN"/>
        </w:rPr>
        <w:t>).</w:t>
      </w:r>
      <w:r w:rsidR="00B401E7">
        <w:rPr>
          <w:rFonts w:ascii="Times New Roman" w:hAnsi="Times New Roman" w:cs="Times New Roman" w:hint="eastAsia"/>
          <w:lang w:eastAsia="zh-CN"/>
        </w:rPr>
        <w:t xml:space="preserve"> </w:t>
      </w:r>
      <w:r w:rsidR="00B401E7" w:rsidRPr="00B401E7">
        <w:rPr>
          <w:rFonts w:ascii="Times New Roman" w:hAnsi="Times New Roman" w:cs="Times New Roman"/>
          <w:lang w:eastAsia="zh-CN"/>
        </w:rPr>
        <w:t>In the regenerating liver, AA</w:t>
      </w:r>
      <w:r w:rsidR="00B401E7">
        <w:rPr>
          <w:rFonts w:ascii="Times New Roman" w:hAnsi="Times New Roman" w:cs="Times New Roman" w:hint="eastAsia"/>
          <w:lang w:eastAsia="zh-CN"/>
        </w:rPr>
        <w:t xml:space="preserve">, </w:t>
      </w:r>
      <w:r w:rsidR="00B401E7" w:rsidRPr="00B401E7">
        <w:rPr>
          <w:rFonts w:ascii="Times New Roman" w:hAnsi="Times New Roman" w:cs="Times New Roman"/>
          <w:lang w:eastAsia="zh-CN"/>
        </w:rPr>
        <w:t>DPA</w:t>
      </w:r>
      <w:r w:rsidR="00B401E7">
        <w:rPr>
          <w:rFonts w:ascii="Times New Roman" w:hAnsi="Times New Roman" w:cs="Times New Roman" w:hint="eastAsia"/>
          <w:lang w:eastAsia="zh-CN"/>
        </w:rPr>
        <w:t xml:space="preserve"> and </w:t>
      </w:r>
      <w:r w:rsidR="00B401E7" w:rsidRPr="00B401E7">
        <w:rPr>
          <w:rFonts w:ascii="Times New Roman" w:hAnsi="Times New Roman" w:cs="Times New Roman"/>
          <w:lang w:eastAsia="zh-CN"/>
        </w:rPr>
        <w:t>EPA were negatively associated with the OXPHOS-related protein Cox5</w:t>
      </w:r>
      <w:r w:rsidR="00E94286" w:rsidRPr="00B401E7">
        <w:rPr>
          <w:rFonts w:ascii="Times New Roman" w:hAnsi="Times New Roman" w:cs="Times New Roman"/>
          <w:lang w:eastAsia="zh-CN"/>
        </w:rPr>
        <w:t>b</w:t>
      </w:r>
      <w:r w:rsidR="00B62254">
        <w:rPr>
          <w:rFonts w:ascii="Times New Roman" w:hAnsi="Times New Roman" w:cs="Times New Roman" w:hint="eastAsia"/>
          <w:lang w:eastAsia="zh-CN"/>
        </w:rPr>
        <w:t xml:space="preserve"> </w:t>
      </w:r>
      <w:r w:rsidR="00B62254" w:rsidRPr="004678D7">
        <w:rPr>
          <w:rFonts w:ascii="Times New Roman" w:hAnsi="Times New Roman" w:cs="Times New Roman"/>
          <w:lang w:eastAsia="zh-CN"/>
        </w:rPr>
        <w:t>(</w:t>
      </w:r>
      <w:r w:rsidR="00B62254">
        <w:rPr>
          <w:rFonts w:ascii="Times New Roman" w:hAnsi="Times New Roman" w:cs="Times New Roman" w:hint="eastAsia"/>
          <w:lang w:eastAsia="zh-CN"/>
        </w:rPr>
        <w:t>Mantel</w:t>
      </w:r>
      <w:r w:rsidR="00B62254">
        <w:rPr>
          <w:rFonts w:ascii="Times New Roman" w:hAnsi="Times New Roman" w:cs="Times New Roman"/>
          <w:lang w:eastAsia="zh-CN"/>
        </w:rPr>
        <w:t>’</w:t>
      </w:r>
      <w:r w:rsidR="00B62254">
        <w:rPr>
          <w:rFonts w:ascii="Times New Roman" w:hAnsi="Times New Roman" w:cs="Times New Roman" w:hint="eastAsia"/>
          <w:lang w:eastAsia="zh-CN"/>
        </w:rPr>
        <w:t xml:space="preserve">s </w:t>
      </w:r>
      <w:r w:rsidR="00B62254" w:rsidRPr="00932FB5">
        <w:rPr>
          <w:rFonts w:ascii="Times New Roman" w:hAnsi="Times New Roman" w:cs="Times New Roman"/>
          <w:i/>
          <w:iCs/>
          <w:lang w:eastAsia="zh-CN"/>
        </w:rPr>
        <w:t>p</w:t>
      </w:r>
      <w:r w:rsidR="00B62254" w:rsidRPr="00455833">
        <w:rPr>
          <w:rFonts w:ascii="Times New Roman" w:hAnsi="Times New Roman" w:cs="Times New Roman"/>
          <w:lang w:eastAsia="zh-CN"/>
        </w:rPr>
        <w:t xml:space="preserve"> &lt; 0.05</w:t>
      </w:r>
      <w:r w:rsidR="00B62254">
        <w:rPr>
          <w:rFonts w:ascii="Times New Roman" w:hAnsi="Times New Roman" w:cs="Times New Roman" w:hint="eastAsia"/>
          <w:lang w:eastAsia="zh-CN"/>
        </w:rPr>
        <w:t>, Mantel</w:t>
      </w:r>
      <w:r w:rsidR="00B62254">
        <w:rPr>
          <w:rFonts w:ascii="Times New Roman" w:hAnsi="Times New Roman" w:cs="Times New Roman"/>
          <w:lang w:eastAsia="zh-CN"/>
        </w:rPr>
        <w:t>’</w:t>
      </w:r>
      <w:r w:rsidR="00B62254">
        <w:rPr>
          <w:rFonts w:ascii="Times New Roman" w:hAnsi="Times New Roman" w:cs="Times New Roman" w:hint="eastAsia"/>
          <w:lang w:eastAsia="zh-CN"/>
        </w:rPr>
        <w:t xml:space="preserve">s </w:t>
      </w:r>
      <w:r w:rsidR="00B62254">
        <w:rPr>
          <w:rFonts w:ascii="Times New Roman" w:hAnsi="Times New Roman" w:cs="Times New Roman"/>
          <w:lang w:eastAsia="zh-CN"/>
        </w:rPr>
        <w:t xml:space="preserve">r &gt; </w:t>
      </w:r>
      <w:r w:rsidR="00B62254">
        <w:rPr>
          <w:rFonts w:ascii="Times New Roman" w:hAnsi="Times New Roman" w:cs="Times New Roman" w:hint="eastAsia"/>
          <w:lang w:eastAsia="zh-CN"/>
        </w:rPr>
        <w:t>3</w:t>
      </w:r>
      <w:r w:rsidR="00B62254" w:rsidRPr="004678D7">
        <w:rPr>
          <w:rFonts w:ascii="Times New Roman" w:hAnsi="Times New Roman" w:cs="Times New Roman"/>
          <w:lang w:eastAsia="zh-CN"/>
        </w:rPr>
        <w:t>).</w:t>
      </w:r>
      <w:r w:rsidR="00E853E3">
        <w:rPr>
          <w:rFonts w:ascii="Times New Roman" w:hAnsi="Times New Roman" w:cs="Times New Roman" w:hint="eastAsia"/>
          <w:lang w:eastAsia="zh-CN"/>
        </w:rPr>
        <w:t xml:space="preserve"> </w:t>
      </w:r>
      <w:r w:rsidR="00E94286" w:rsidRPr="00B401E7">
        <w:rPr>
          <w:rFonts w:ascii="Times New Roman" w:hAnsi="Times New Roman" w:cs="Times New Roman"/>
          <w:lang w:eastAsia="zh-CN"/>
        </w:rPr>
        <w:t>and</w:t>
      </w:r>
      <w:r w:rsidR="00B401E7" w:rsidRPr="00B401E7">
        <w:rPr>
          <w:rFonts w:ascii="Times New Roman" w:hAnsi="Times New Roman" w:cs="Times New Roman"/>
          <w:lang w:eastAsia="zh-CN"/>
        </w:rPr>
        <w:t xml:space="preserve"> EPA was additionally negatively associated with Ndufb8 and Rpl11</w:t>
      </w:r>
      <w:r w:rsidR="00326405" w:rsidRPr="00326405">
        <w:rPr>
          <w:rFonts w:ascii="Times New Roman" w:hAnsi="Times New Roman" w:cs="Times New Roman" w:hint="eastAsia"/>
          <w:lang w:eastAsia="zh-CN"/>
        </w:rPr>
        <w:t xml:space="preserve"> </w:t>
      </w:r>
      <w:r w:rsidR="00326405">
        <w:rPr>
          <w:rFonts w:ascii="Times New Roman" w:hAnsi="Times New Roman" w:cs="Times New Roman" w:hint="eastAsia"/>
          <w:lang w:eastAsia="zh-CN"/>
        </w:rPr>
        <w:t>Mantel</w:t>
      </w:r>
      <w:r w:rsidR="00326405">
        <w:rPr>
          <w:rFonts w:ascii="Times New Roman" w:hAnsi="Times New Roman" w:cs="Times New Roman"/>
          <w:lang w:eastAsia="zh-CN"/>
        </w:rPr>
        <w:t>’</w:t>
      </w:r>
      <w:r w:rsidR="00326405">
        <w:rPr>
          <w:rFonts w:ascii="Times New Roman" w:hAnsi="Times New Roman" w:cs="Times New Roman" w:hint="eastAsia"/>
          <w:lang w:eastAsia="zh-CN"/>
        </w:rPr>
        <w:t xml:space="preserve">s </w:t>
      </w:r>
      <w:r w:rsidR="00326405" w:rsidRPr="00932FB5">
        <w:rPr>
          <w:rFonts w:ascii="Times New Roman" w:hAnsi="Times New Roman" w:cs="Times New Roman"/>
          <w:i/>
          <w:iCs/>
          <w:lang w:eastAsia="zh-CN"/>
        </w:rPr>
        <w:t>p</w:t>
      </w:r>
      <w:r w:rsidR="00326405" w:rsidRPr="00455833">
        <w:rPr>
          <w:rFonts w:ascii="Times New Roman" w:hAnsi="Times New Roman" w:cs="Times New Roman"/>
          <w:lang w:eastAsia="zh-CN"/>
        </w:rPr>
        <w:t xml:space="preserve"> &lt; 0.05</w:t>
      </w:r>
      <w:r w:rsidR="00326405">
        <w:rPr>
          <w:rFonts w:ascii="Times New Roman" w:hAnsi="Times New Roman" w:cs="Times New Roman" w:hint="eastAsia"/>
          <w:lang w:eastAsia="zh-CN"/>
        </w:rPr>
        <w:t>, Mantel</w:t>
      </w:r>
      <w:r w:rsidR="00326405">
        <w:rPr>
          <w:rFonts w:ascii="Times New Roman" w:hAnsi="Times New Roman" w:cs="Times New Roman"/>
          <w:lang w:eastAsia="zh-CN"/>
        </w:rPr>
        <w:t>’</w:t>
      </w:r>
      <w:r w:rsidR="00326405">
        <w:rPr>
          <w:rFonts w:ascii="Times New Roman" w:hAnsi="Times New Roman" w:cs="Times New Roman" w:hint="eastAsia"/>
          <w:lang w:eastAsia="zh-CN"/>
        </w:rPr>
        <w:t xml:space="preserve">s </w:t>
      </w:r>
      <w:r w:rsidR="00326405">
        <w:rPr>
          <w:rFonts w:ascii="Times New Roman" w:hAnsi="Times New Roman" w:cs="Times New Roman"/>
          <w:lang w:eastAsia="zh-CN"/>
        </w:rPr>
        <w:t xml:space="preserve">r &gt; </w:t>
      </w:r>
      <w:r w:rsidR="00326405">
        <w:rPr>
          <w:rFonts w:ascii="Times New Roman" w:hAnsi="Times New Roman" w:cs="Times New Roman" w:hint="eastAsia"/>
          <w:lang w:eastAsia="zh-CN"/>
        </w:rPr>
        <w:t>3</w:t>
      </w:r>
      <w:r w:rsidR="00326405" w:rsidRPr="004678D7">
        <w:rPr>
          <w:rFonts w:ascii="Times New Roman" w:hAnsi="Times New Roman" w:cs="Times New Roman"/>
          <w:lang w:eastAsia="zh-CN"/>
        </w:rPr>
        <w:t>).</w:t>
      </w:r>
      <w:r w:rsidR="0054681B">
        <w:rPr>
          <w:rFonts w:ascii="Times New Roman" w:hAnsi="Times New Roman" w:cs="Times New Roman" w:hint="eastAsia"/>
          <w:lang w:eastAsia="zh-CN"/>
        </w:rPr>
        <w:t xml:space="preserve"> </w:t>
      </w:r>
      <w:r w:rsidR="0054681B" w:rsidRPr="0054681B">
        <w:rPr>
          <w:rFonts w:ascii="Times New Roman" w:hAnsi="Times New Roman" w:cs="Times New Roman"/>
          <w:lang w:eastAsia="zh-CN"/>
        </w:rPr>
        <w:t>DPA was positively associated with Cyc1 (Complex III subunit) (</w:t>
      </w:r>
      <w:r w:rsidR="0054681B">
        <w:rPr>
          <w:rFonts w:ascii="Times New Roman" w:hAnsi="Times New Roman" w:cs="Times New Roman" w:hint="eastAsia"/>
          <w:lang w:eastAsia="zh-CN"/>
        </w:rPr>
        <w:t>Mantel</w:t>
      </w:r>
      <w:r w:rsidR="0054681B">
        <w:rPr>
          <w:rFonts w:ascii="Times New Roman" w:hAnsi="Times New Roman" w:cs="Times New Roman"/>
          <w:lang w:eastAsia="zh-CN"/>
        </w:rPr>
        <w:t>’</w:t>
      </w:r>
      <w:r w:rsidR="0054681B">
        <w:rPr>
          <w:rFonts w:ascii="Times New Roman" w:hAnsi="Times New Roman" w:cs="Times New Roman" w:hint="eastAsia"/>
          <w:lang w:eastAsia="zh-CN"/>
        </w:rPr>
        <w:t xml:space="preserve">s </w:t>
      </w:r>
      <w:r w:rsidR="0054681B" w:rsidRPr="00932FB5">
        <w:rPr>
          <w:rFonts w:ascii="Times New Roman" w:hAnsi="Times New Roman" w:cs="Times New Roman"/>
          <w:i/>
          <w:iCs/>
          <w:lang w:eastAsia="zh-CN"/>
        </w:rPr>
        <w:t>p</w:t>
      </w:r>
      <w:r w:rsidR="0054681B" w:rsidRPr="00455833">
        <w:rPr>
          <w:rFonts w:ascii="Times New Roman" w:hAnsi="Times New Roman" w:cs="Times New Roman"/>
          <w:lang w:eastAsia="zh-CN"/>
        </w:rPr>
        <w:t xml:space="preserve"> </w:t>
      </w:r>
      <w:r w:rsidR="0054681B" w:rsidRPr="0054681B">
        <w:rPr>
          <w:rFonts w:ascii="Times New Roman" w:hAnsi="Times New Roman" w:cs="Times New Roman"/>
          <w:lang w:eastAsia="zh-CN"/>
        </w:rPr>
        <w:t>&lt; 0.05), in line with the upregulated Cyc1 abundance in regenerating liver.</w:t>
      </w:r>
      <w:r w:rsidR="00583400">
        <w:rPr>
          <w:rFonts w:ascii="Times New Roman" w:hAnsi="Times New Roman" w:cs="Times New Roman" w:hint="eastAsia"/>
          <w:lang w:eastAsia="zh-CN"/>
        </w:rPr>
        <w:t xml:space="preserve"> </w:t>
      </w:r>
      <w:r w:rsidR="00583400" w:rsidRPr="004F79AE">
        <w:rPr>
          <w:rFonts w:ascii="Times New Roman" w:hAnsi="Times New Roman" w:cs="Times New Roman"/>
          <w:lang w:eastAsia="zh-CN"/>
        </w:rPr>
        <w:t xml:space="preserve">Collectively, these associations indicate coordinated regulation </w:t>
      </w:r>
      <w:r w:rsidR="00007677">
        <w:rPr>
          <w:rFonts w:ascii="Times New Roman" w:hAnsi="Times New Roman" w:cs="Times New Roman" w:hint="eastAsia"/>
          <w:lang w:eastAsia="zh-CN"/>
        </w:rPr>
        <w:t>among</w:t>
      </w:r>
      <w:r w:rsidR="00583400" w:rsidRPr="004F79AE">
        <w:rPr>
          <w:rFonts w:ascii="Times New Roman" w:hAnsi="Times New Roman" w:cs="Times New Roman"/>
          <w:lang w:eastAsia="zh-CN"/>
        </w:rPr>
        <w:t xml:space="preserve"> lipid metabolism, OXPHOS, and protein synthesis during regeneration, </w:t>
      </w:r>
      <w:r w:rsidR="00C51E6E">
        <w:rPr>
          <w:rFonts w:ascii="Times New Roman" w:hAnsi="Times New Roman" w:cs="Times New Roman" w:hint="eastAsia"/>
          <w:lang w:eastAsia="zh-CN"/>
        </w:rPr>
        <w:t>suggest</w:t>
      </w:r>
      <w:r w:rsidR="00583400" w:rsidRPr="004F79AE">
        <w:rPr>
          <w:rFonts w:ascii="Times New Roman" w:hAnsi="Times New Roman" w:cs="Times New Roman"/>
          <w:lang w:eastAsia="zh-CN"/>
        </w:rPr>
        <w:t xml:space="preserve"> </w:t>
      </w:r>
      <w:r w:rsidR="009F036A" w:rsidRPr="009F036A">
        <w:rPr>
          <w:rFonts w:ascii="Times New Roman" w:hAnsi="Times New Roman" w:cs="Times New Roman"/>
          <w:lang w:eastAsia="zh-CN"/>
        </w:rPr>
        <w:t>lipid-raft restoration</w:t>
      </w:r>
      <w:r w:rsidR="00583400" w:rsidRPr="004F79AE">
        <w:rPr>
          <w:rFonts w:ascii="Times New Roman" w:hAnsi="Times New Roman" w:cs="Times New Roman"/>
          <w:lang w:eastAsia="zh-CN"/>
        </w:rPr>
        <w:t xml:space="preserve"> and enhanced translational activity to sustain tissue repair.</w:t>
      </w:r>
    </w:p>
    <w:p w14:paraId="569622ED" w14:textId="16EBC6C5" w:rsidR="008B7524" w:rsidRDefault="00911C5B" w:rsidP="00166CEB">
      <w:pPr>
        <w:pBdr>
          <w:top w:val="nil"/>
          <w:left w:val="nil"/>
          <w:bottom w:val="nil"/>
          <w:right w:val="nil"/>
          <w:between w:val="nil"/>
        </w:pBdr>
        <w:spacing w:after="0"/>
        <w:jc w:val="both"/>
        <w:rPr>
          <w:rFonts w:ascii="Times New Roman" w:hAnsi="Times New Roman" w:cs="Times New Roman"/>
          <w:b/>
          <w:bCs/>
          <w:iCs/>
          <w:lang w:eastAsia="zh-CN"/>
        </w:rPr>
      </w:pPr>
      <w:r w:rsidRPr="00441DD2">
        <w:rPr>
          <w:rFonts w:ascii="Times New Roman" w:eastAsia="Times New Roman" w:hAnsi="Times New Roman" w:cs="Times New Roman" w:hint="eastAsia"/>
          <w:b/>
          <w:bCs/>
          <w:iCs/>
        </w:rPr>
        <w:t>Validat</w:t>
      </w:r>
      <w:r w:rsidR="00441DD2" w:rsidRPr="00441DD2">
        <w:rPr>
          <w:rFonts w:ascii="Times New Roman" w:eastAsia="Times New Roman" w:hAnsi="Times New Roman" w:cs="Times New Roman" w:hint="eastAsia"/>
          <w:b/>
          <w:bCs/>
          <w:iCs/>
        </w:rPr>
        <w:t>ion of hub proteins</w:t>
      </w:r>
    </w:p>
    <w:p w14:paraId="64F0FA59" w14:textId="45C65F4A" w:rsidR="00E807CC" w:rsidRDefault="00D57039" w:rsidP="00166CEB">
      <w:pPr>
        <w:pBdr>
          <w:top w:val="nil"/>
          <w:left w:val="nil"/>
          <w:bottom w:val="nil"/>
          <w:right w:val="nil"/>
          <w:between w:val="nil"/>
        </w:pBdr>
        <w:spacing w:after="0"/>
        <w:jc w:val="both"/>
        <w:rPr>
          <w:rFonts w:ascii="Times New Roman" w:hAnsi="Times New Roman" w:cs="Times New Roman"/>
          <w:iCs/>
          <w:lang w:eastAsia="zh-CN"/>
        </w:rPr>
      </w:pPr>
      <w:r w:rsidRPr="00D57039">
        <w:rPr>
          <w:rFonts w:ascii="Times New Roman" w:hAnsi="Times New Roman" w:cs="Times New Roman"/>
          <w:iCs/>
          <w:lang w:eastAsia="zh-CN"/>
        </w:rPr>
        <w:t xml:space="preserve">To further validate </w:t>
      </w:r>
      <w:r w:rsidR="009F7AF1" w:rsidRPr="009F7AF1">
        <w:rPr>
          <w:rFonts w:ascii="Times New Roman" w:hAnsi="Times New Roman" w:cs="Times New Roman"/>
          <w:iCs/>
          <w:lang w:eastAsia="zh-CN"/>
        </w:rPr>
        <w:t xml:space="preserve">candidate </w:t>
      </w:r>
      <w:r w:rsidRPr="00D57039">
        <w:rPr>
          <w:rFonts w:ascii="Times New Roman" w:hAnsi="Times New Roman" w:cs="Times New Roman"/>
          <w:iCs/>
          <w:lang w:eastAsia="zh-CN"/>
        </w:rPr>
        <w:t xml:space="preserve">hub proteins implicated by phase-specific </w:t>
      </w:r>
      <w:r>
        <w:rPr>
          <w:rFonts w:ascii="Times New Roman" w:hAnsi="Times New Roman" w:cs="Times New Roman" w:hint="eastAsia"/>
          <w:iCs/>
          <w:lang w:eastAsia="zh-CN"/>
        </w:rPr>
        <w:t>correlation</w:t>
      </w:r>
      <w:r w:rsidRPr="00D57039">
        <w:rPr>
          <w:rFonts w:ascii="Times New Roman" w:hAnsi="Times New Roman" w:cs="Times New Roman"/>
          <w:iCs/>
          <w:lang w:eastAsia="zh-CN"/>
        </w:rPr>
        <w:t xml:space="preserve"> analyses, we applied LASSO regression separately for each tissue and </w:t>
      </w:r>
      <w:r w:rsidR="009F7AF1" w:rsidRPr="009F7AF1">
        <w:rPr>
          <w:rFonts w:ascii="Times New Roman" w:hAnsi="Times New Roman" w:cs="Times New Roman"/>
          <w:iCs/>
          <w:lang w:eastAsia="zh-CN"/>
        </w:rPr>
        <w:t xml:space="preserve">seasonal </w:t>
      </w:r>
      <w:r w:rsidRPr="00D57039">
        <w:rPr>
          <w:rFonts w:ascii="Times New Roman" w:hAnsi="Times New Roman" w:cs="Times New Roman"/>
          <w:iCs/>
          <w:lang w:eastAsia="zh-CN"/>
        </w:rPr>
        <w:t>phase. Cross-validation error profiles and coefficient shrinkage paths are provided in Supplementary Fig. S</w:t>
      </w:r>
      <w:r w:rsidR="0069704F">
        <w:rPr>
          <w:rFonts w:ascii="Times New Roman" w:hAnsi="Times New Roman" w:cs="Times New Roman" w:hint="eastAsia"/>
          <w:iCs/>
          <w:lang w:eastAsia="zh-CN"/>
        </w:rPr>
        <w:t>4</w:t>
      </w:r>
      <w:r w:rsidRPr="00D57039">
        <w:rPr>
          <w:rFonts w:ascii="Times New Roman" w:hAnsi="Times New Roman" w:cs="Times New Roman"/>
          <w:iCs/>
          <w:lang w:eastAsia="zh-CN"/>
        </w:rPr>
        <w:t xml:space="preserve"> to illustrate model behavior and regularization effects.</w:t>
      </w:r>
    </w:p>
    <w:p w14:paraId="7D116B33" w14:textId="58F24507" w:rsidR="00156A50" w:rsidRDefault="00156A50" w:rsidP="00166CEB">
      <w:pPr>
        <w:pBdr>
          <w:top w:val="nil"/>
          <w:left w:val="nil"/>
          <w:bottom w:val="nil"/>
          <w:right w:val="nil"/>
          <w:between w:val="nil"/>
        </w:pBdr>
        <w:spacing w:after="0"/>
        <w:jc w:val="both"/>
        <w:rPr>
          <w:rFonts w:ascii="Times New Roman" w:hAnsi="Times New Roman" w:cs="Times New Roman"/>
          <w:iCs/>
          <w:lang w:eastAsia="zh-CN"/>
        </w:rPr>
      </w:pPr>
      <w:r w:rsidRPr="00156A50">
        <w:rPr>
          <w:rFonts w:ascii="Times New Roman" w:hAnsi="Times New Roman" w:cs="Times New Roman"/>
          <w:iCs/>
          <w:lang w:eastAsia="zh-CN"/>
        </w:rPr>
        <w:t>In the atrophied brain, LASSO initially retained multiple protein predictors, but stability selection and conservative regularization narrowed these to a focused set of reproducible core proteins (Fig. 7A</w:t>
      </w:r>
      <w:r w:rsidR="000B5F29">
        <w:rPr>
          <w:rFonts w:ascii="Times New Roman" w:hAnsi="Times New Roman" w:cs="Times New Roman" w:hint="eastAsia"/>
          <w:iCs/>
          <w:lang w:eastAsia="zh-CN"/>
        </w:rPr>
        <w:t>-</w:t>
      </w:r>
      <w:r w:rsidRPr="00156A50">
        <w:rPr>
          <w:rFonts w:ascii="Times New Roman" w:hAnsi="Times New Roman" w:cs="Times New Roman"/>
          <w:iCs/>
          <w:lang w:eastAsia="zh-CN"/>
        </w:rPr>
        <w:t xml:space="preserve">C). </w:t>
      </w:r>
      <w:r w:rsidR="003954EF" w:rsidRPr="003954EF">
        <w:rPr>
          <w:rFonts w:ascii="Times New Roman" w:hAnsi="Times New Roman" w:cs="Times New Roman"/>
          <w:iCs/>
          <w:lang w:eastAsia="zh-CN"/>
        </w:rPr>
        <w:t xml:space="preserve">Polyunsaturated fatty acid </w:t>
      </w:r>
      <w:r w:rsidR="003954EF">
        <w:rPr>
          <w:rFonts w:ascii="Times New Roman" w:hAnsi="Times New Roman" w:cs="Times New Roman" w:hint="eastAsia"/>
          <w:iCs/>
          <w:lang w:eastAsia="zh-CN"/>
        </w:rPr>
        <w:t>(</w:t>
      </w:r>
      <w:r w:rsidRPr="00156A50">
        <w:rPr>
          <w:rFonts w:ascii="Times New Roman" w:hAnsi="Times New Roman" w:cs="Times New Roman"/>
          <w:iCs/>
          <w:lang w:eastAsia="zh-CN"/>
        </w:rPr>
        <w:t>PUFA</w:t>
      </w:r>
      <w:r w:rsidR="003954EF">
        <w:rPr>
          <w:rFonts w:ascii="Times New Roman" w:hAnsi="Times New Roman" w:cs="Times New Roman" w:hint="eastAsia"/>
          <w:iCs/>
          <w:lang w:eastAsia="zh-CN"/>
        </w:rPr>
        <w:t>)</w:t>
      </w:r>
      <w:r w:rsidRPr="00156A50">
        <w:rPr>
          <w:rFonts w:ascii="Times New Roman" w:hAnsi="Times New Roman" w:cs="Times New Roman"/>
          <w:iCs/>
          <w:lang w:eastAsia="zh-CN"/>
        </w:rPr>
        <w:t>-related metabolites (AA, DPA and EPA) showed partially overlapping protein signatures dominated by enzymes involved in energy metabolism and mitochondrial function.</w:t>
      </w:r>
    </w:p>
    <w:p w14:paraId="0E7A3390" w14:textId="1EF5CAF7" w:rsidR="00156A50" w:rsidRDefault="003954EF" w:rsidP="00166CEB">
      <w:pPr>
        <w:pBdr>
          <w:top w:val="nil"/>
          <w:left w:val="nil"/>
          <w:bottom w:val="nil"/>
          <w:right w:val="nil"/>
          <w:between w:val="nil"/>
        </w:pBdr>
        <w:spacing w:after="0"/>
        <w:jc w:val="both"/>
        <w:rPr>
          <w:rFonts w:ascii="Times New Roman" w:hAnsi="Times New Roman" w:cs="Times New Roman"/>
          <w:iCs/>
          <w:lang w:eastAsia="zh-CN"/>
        </w:rPr>
      </w:pPr>
      <w:r w:rsidRPr="003954EF">
        <w:rPr>
          <w:rFonts w:ascii="Times New Roman" w:hAnsi="Times New Roman" w:cs="Times New Roman"/>
          <w:iCs/>
          <w:lang w:eastAsia="zh-CN"/>
        </w:rPr>
        <w:t xml:space="preserve">For </w:t>
      </w:r>
      <w:r>
        <w:rPr>
          <w:rFonts w:ascii="Times New Roman" w:hAnsi="Times New Roman" w:cs="Times New Roman" w:hint="eastAsia"/>
          <w:iCs/>
          <w:lang w:eastAsia="zh-CN"/>
        </w:rPr>
        <w:t>AA</w:t>
      </w:r>
      <w:r w:rsidRPr="003954EF">
        <w:rPr>
          <w:rFonts w:ascii="Times New Roman" w:hAnsi="Times New Roman" w:cs="Times New Roman"/>
          <w:iCs/>
          <w:lang w:eastAsia="zh-CN"/>
        </w:rPr>
        <w:t>, the most robust Tier-1 core proteins included the glycolytic enzyme Tpi1 together with mitochondrial components Ndufs3, Hspa9 and Atp5me, indicating tight coupling between fatty-acid levels and metabolic energy pathways.</w:t>
      </w:r>
      <w:r w:rsidR="00236D74">
        <w:rPr>
          <w:rFonts w:ascii="Times New Roman" w:hAnsi="Times New Roman" w:cs="Times New Roman" w:hint="eastAsia"/>
          <w:iCs/>
          <w:lang w:eastAsia="zh-CN"/>
        </w:rPr>
        <w:t xml:space="preserve"> </w:t>
      </w:r>
      <w:r w:rsidR="00236D74" w:rsidRPr="00236D74">
        <w:rPr>
          <w:rFonts w:ascii="Times New Roman" w:hAnsi="Times New Roman" w:cs="Times New Roman"/>
          <w:iCs/>
          <w:lang w:eastAsia="zh-CN"/>
        </w:rPr>
        <w:t xml:space="preserve">Associations with </w:t>
      </w:r>
      <w:r w:rsidR="00236D74">
        <w:rPr>
          <w:rFonts w:ascii="Times New Roman" w:hAnsi="Times New Roman" w:cs="Times New Roman" w:hint="eastAsia"/>
          <w:iCs/>
          <w:lang w:eastAsia="zh-CN"/>
        </w:rPr>
        <w:t>DPA</w:t>
      </w:r>
      <w:r w:rsidR="00236D74" w:rsidRPr="00236D74">
        <w:rPr>
          <w:rFonts w:ascii="Times New Roman" w:hAnsi="Times New Roman" w:cs="Times New Roman"/>
          <w:iCs/>
          <w:lang w:eastAsia="zh-CN"/>
        </w:rPr>
        <w:t xml:space="preserve"> were more restricted but stable, whereas </w:t>
      </w:r>
      <w:r w:rsidR="00236D74">
        <w:rPr>
          <w:rFonts w:ascii="Times New Roman" w:hAnsi="Times New Roman" w:cs="Times New Roman" w:hint="eastAsia"/>
          <w:iCs/>
          <w:lang w:eastAsia="zh-CN"/>
        </w:rPr>
        <w:t>EPA</w:t>
      </w:r>
      <w:r w:rsidR="00236D74" w:rsidRPr="00236D74">
        <w:rPr>
          <w:rFonts w:ascii="Times New Roman" w:hAnsi="Times New Roman" w:cs="Times New Roman"/>
          <w:iCs/>
          <w:lang w:eastAsia="zh-CN"/>
        </w:rPr>
        <w:t xml:space="preserve"> partially overlapped with the </w:t>
      </w:r>
      <w:r w:rsidR="00236D74">
        <w:rPr>
          <w:rFonts w:ascii="Times New Roman" w:hAnsi="Times New Roman" w:cs="Times New Roman" w:hint="eastAsia"/>
          <w:iCs/>
          <w:lang w:eastAsia="zh-CN"/>
        </w:rPr>
        <w:t>AA</w:t>
      </w:r>
      <w:r w:rsidR="00D66554">
        <w:rPr>
          <w:rFonts w:ascii="Times New Roman" w:hAnsi="Times New Roman" w:cs="Times New Roman" w:hint="eastAsia"/>
          <w:iCs/>
          <w:lang w:eastAsia="zh-CN"/>
        </w:rPr>
        <w:t>-</w:t>
      </w:r>
      <w:r w:rsidR="00236D74" w:rsidRPr="00236D74">
        <w:rPr>
          <w:rFonts w:ascii="Times New Roman" w:hAnsi="Times New Roman" w:cs="Times New Roman"/>
          <w:iCs/>
          <w:lang w:eastAsia="zh-CN"/>
        </w:rPr>
        <w:t>associated protein set, consistent with a shared mitochondrial</w:t>
      </w:r>
      <w:r w:rsidR="00236D74">
        <w:rPr>
          <w:rFonts w:ascii="Times New Roman" w:hAnsi="Times New Roman" w:cs="Times New Roman" w:hint="eastAsia"/>
          <w:iCs/>
          <w:lang w:eastAsia="zh-CN"/>
        </w:rPr>
        <w:t xml:space="preserve"> </w:t>
      </w:r>
      <w:r w:rsidR="00236D74" w:rsidRPr="00236D74">
        <w:rPr>
          <w:rFonts w:ascii="Times New Roman" w:hAnsi="Times New Roman" w:cs="Times New Roman"/>
          <w:iCs/>
          <w:lang w:eastAsia="zh-CN"/>
        </w:rPr>
        <w:t xml:space="preserve">centered metabolic </w:t>
      </w:r>
      <w:r w:rsidR="00F52911" w:rsidRPr="00236D74">
        <w:rPr>
          <w:rFonts w:ascii="Times New Roman" w:hAnsi="Times New Roman" w:cs="Times New Roman"/>
          <w:iCs/>
          <w:lang w:eastAsia="zh-CN"/>
        </w:rPr>
        <w:t>module</w:t>
      </w:r>
      <w:r w:rsidR="00F52911" w:rsidRPr="00DD6A05">
        <w:rPr>
          <w:rFonts w:ascii="Times New Roman" w:hAnsi="Times New Roman" w:cs="Times New Roman"/>
          <w:iCs/>
          <w:lang w:eastAsia="zh-CN"/>
        </w:rPr>
        <w:t xml:space="preserve"> (Fig. 7</w:t>
      </w:r>
      <w:r w:rsidR="00F52911">
        <w:rPr>
          <w:rFonts w:ascii="Times New Roman" w:hAnsi="Times New Roman" w:cs="Times New Roman" w:hint="eastAsia"/>
          <w:iCs/>
          <w:lang w:eastAsia="zh-CN"/>
        </w:rPr>
        <w:t>C</w:t>
      </w:r>
      <w:r w:rsidR="00F52911" w:rsidRPr="00DD6A05">
        <w:rPr>
          <w:rFonts w:ascii="Times New Roman" w:hAnsi="Times New Roman" w:cs="Times New Roman"/>
          <w:iCs/>
          <w:lang w:eastAsia="zh-CN"/>
        </w:rPr>
        <w:t>).</w:t>
      </w:r>
      <w:r w:rsidR="000B3916">
        <w:rPr>
          <w:rFonts w:ascii="Times New Roman" w:hAnsi="Times New Roman" w:cs="Times New Roman" w:hint="eastAsia"/>
          <w:iCs/>
          <w:lang w:eastAsia="zh-CN"/>
        </w:rPr>
        <w:t xml:space="preserve"> </w:t>
      </w:r>
      <w:r w:rsidR="008C6157" w:rsidRPr="008C6157">
        <w:rPr>
          <w:rFonts w:ascii="Times New Roman" w:hAnsi="Times New Roman" w:cs="Times New Roman"/>
          <w:iCs/>
          <w:lang w:eastAsia="zh-CN"/>
        </w:rPr>
        <w:t xml:space="preserve">Corticosterone exhibited the </w:t>
      </w:r>
      <w:r w:rsidR="008C6157">
        <w:rPr>
          <w:rFonts w:ascii="Times New Roman" w:hAnsi="Times New Roman" w:cs="Times New Roman" w:hint="eastAsia"/>
          <w:iCs/>
          <w:lang w:eastAsia="zh-CN"/>
        </w:rPr>
        <w:lastRenderedPageBreak/>
        <w:t>more</w:t>
      </w:r>
      <w:r w:rsidR="008C6157" w:rsidRPr="008C6157">
        <w:rPr>
          <w:rFonts w:ascii="Times New Roman" w:hAnsi="Times New Roman" w:cs="Times New Roman"/>
          <w:iCs/>
          <w:lang w:eastAsia="zh-CN"/>
        </w:rPr>
        <w:t xml:space="preserve"> consistent associations, with multiple Tier-1 </w:t>
      </w:r>
      <w:r w:rsidR="00E83150" w:rsidRPr="008C6157">
        <w:rPr>
          <w:rFonts w:ascii="Times New Roman" w:hAnsi="Times New Roman" w:cs="Times New Roman"/>
          <w:iCs/>
          <w:lang w:eastAsia="zh-CN"/>
        </w:rPr>
        <w:t>proteins</w:t>
      </w:r>
      <w:r w:rsidR="00E83150" w:rsidRPr="00DD6A05">
        <w:rPr>
          <w:rFonts w:ascii="Times New Roman" w:hAnsi="Times New Roman" w:cs="Times New Roman"/>
          <w:iCs/>
          <w:lang w:eastAsia="zh-CN"/>
        </w:rPr>
        <w:t xml:space="preserve"> (Fig. 7</w:t>
      </w:r>
      <w:r w:rsidR="00E83150">
        <w:rPr>
          <w:rFonts w:ascii="Times New Roman" w:hAnsi="Times New Roman" w:cs="Times New Roman" w:hint="eastAsia"/>
          <w:iCs/>
          <w:lang w:eastAsia="zh-CN"/>
        </w:rPr>
        <w:t>C</w:t>
      </w:r>
      <w:r w:rsidR="00E83150" w:rsidRPr="00DD6A05">
        <w:rPr>
          <w:rFonts w:ascii="Times New Roman" w:hAnsi="Times New Roman" w:cs="Times New Roman"/>
          <w:iCs/>
          <w:lang w:eastAsia="zh-CN"/>
        </w:rPr>
        <w:t>)</w:t>
      </w:r>
      <w:r w:rsidR="008C6157" w:rsidRPr="008C6157">
        <w:rPr>
          <w:rFonts w:ascii="Times New Roman" w:hAnsi="Times New Roman" w:cs="Times New Roman"/>
          <w:iCs/>
          <w:lang w:eastAsia="zh-CN"/>
        </w:rPr>
        <w:t>. Importantly, coefficient directions differed by metabolite class: mitochondrial and translational proteins showed predominantly positive associations with</w:t>
      </w:r>
      <w:r w:rsidR="00E83150">
        <w:rPr>
          <w:rFonts w:ascii="Times New Roman" w:hAnsi="Times New Roman" w:cs="Times New Roman" w:hint="eastAsia"/>
          <w:iCs/>
          <w:lang w:eastAsia="zh-CN"/>
        </w:rPr>
        <w:t xml:space="preserve"> </w:t>
      </w:r>
      <w:r w:rsidR="008C6157">
        <w:rPr>
          <w:rFonts w:ascii="Times New Roman" w:hAnsi="Times New Roman" w:cs="Times New Roman" w:hint="eastAsia"/>
          <w:iCs/>
          <w:lang w:eastAsia="zh-CN"/>
        </w:rPr>
        <w:t>PUFAs</w:t>
      </w:r>
      <w:r w:rsidR="008C6157" w:rsidRPr="008C6157">
        <w:rPr>
          <w:rFonts w:ascii="Times New Roman" w:hAnsi="Times New Roman" w:cs="Times New Roman"/>
          <w:iCs/>
          <w:lang w:eastAsia="zh-CN"/>
        </w:rPr>
        <w:t xml:space="preserve">, whereas associations with </w:t>
      </w:r>
      <w:r w:rsidR="00E83150">
        <w:rPr>
          <w:rFonts w:ascii="Times New Roman" w:hAnsi="Times New Roman" w:cs="Times New Roman" w:hint="eastAsia"/>
          <w:iCs/>
          <w:lang w:eastAsia="zh-CN"/>
        </w:rPr>
        <w:t>C</w:t>
      </w:r>
      <w:r w:rsidR="008C6157" w:rsidRPr="008C6157">
        <w:rPr>
          <w:rFonts w:ascii="Times New Roman" w:hAnsi="Times New Roman" w:cs="Times New Roman"/>
          <w:iCs/>
          <w:lang w:eastAsia="zh-CN"/>
        </w:rPr>
        <w:t>orticosterone were mainly negative, indicating opposing metabolic regulation during brain atrophy</w:t>
      </w:r>
      <w:r w:rsidR="00E83150">
        <w:rPr>
          <w:rFonts w:ascii="Times New Roman" w:hAnsi="Times New Roman" w:cs="Times New Roman" w:hint="eastAsia"/>
          <w:iCs/>
          <w:lang w:eastAsia="zh-CN"/>
        </w:rPr>
        <w:t xml:space="preserve"> </w:t>
      </w:r>
      <w:r w:rsidR="00E83150" w:rsidRPr="00DD6A05">
        <w:rPr>
          <w:rFonts w:ascii="Times New Roman" w:hAnsi="Times New Roman" w:cs="Times New Roman"/>
          <w:iCs/>
          <w:lang w:eastAsia="zh-CN"/>
        </w:rPr>
        <w:t>(Fig. 7</w:t>
      </w:r>
      <w:r w:rsidR="00E83150">
        <w:rPr>
          <w:rFonts w:ascii="Times New Roman" w:hAnsi="Times New Roman" w:cs="Times New Roman" w:hint="eastAsia"/>
          <w:iCs/>
          <w:lang w:eastAsia="zh-CN"/>
        </w:rPr>
        <w:t>A</w:t>
      </w:r>
      <w:r w:rsidR="00E83150" w:rsidRPr="00DD6A05">
        <w:rPr>
          <w:rFonts w:ascii="Times New Roman" w:hAnsi="Times New Roman" w:cs="Times New Roman"/>
          <w:iCs/>
          <w:lang w:eastAsia="zh-CN"/>
        </w:rPr>
        <w:t>)</w:t>
      </w:r>
      <w:r w:rsidR="008C6157" w:rsidRPr="008C6157">
        <w:rPr>
          <w:rFonts w:ascii="Times New Roman" w:hAnsi="Times New Roman" w:cs="Times New Roman"/>
          <w:iCs/>
          <w:lang w:eastAsia="zh-CN"/>
        </w:rPr>
        <w:t>.</w:t>
      </w:r>
    </w:p>
    <w:p w14:paraId="321C1362" w14:textId="77777777" w:rsidR="000B3916" w:rsidRDefault="00DD6A05" w:rsidP="00DD6A05">
      <w:pPr>
        <w:pBdr>
          <w:top w:val="nil"/>
          <w:left w:val="nil"/>
          <w:bottom w:val="nil"/>
          <w:right w:val="nil"/>
          <w:between w:val="nil"/>
        </w:pBdr>
        <w:spacing w:after="0"/>
        <w:jc w:val="both"/>
        <w:rPr>
          <w:rFonts w:ascii="Times New Roman" w:hAnsi="Times New Roman" w:cs="Times New Roman"/>
          <w:iCs/>
          <w:lang w:eastAsia="zh-CN"/>
        </w:rPr>
      </w:pPr>
      <w:r w:rsidRPr="00DD6A05">
        <w:rPr>
          <w:rFonts w:ascii="Times New Roman" w:hAnsi="Times New Roman" w:cs="Times New Roman"/>
          <w:iCs/>
          <w:lang w:eastAsia="zh-CN"/>
        </w:rPr>
        <w:t>In contrast, the atrophied liver showed fewer protein–metabolite associations after stability-based prioritization (Fig. 7</w:t>
      </w:r>
      <w:r w:rsidR="00E83150">
        <w:rPr>
          <w:rFonts w:ascii="Times New Roman" w:hAnsi="Times New Roman" w:cs="Times New Roman" w:hint="eastAsia"/>
          <w:iCs/>
          <w:lang w:eastAsia="zh-CN"/>
        </w:rPr>
        <w:t>E</w:t>
      </w:r>
      <w:r w:rsidRPr="00DD6A05">
        <w:rPr>
          <w:rFonts w:ascii="Times New Roman" w:hAnsi="Times New Roman" w:cs="Times New Roman"/>
          <w:iCs/>
          <w:lang w:eastAsia="zh-CN"/>
        </w:rPr>
        <w:t xml:space="preserve">). For AA, only Hspa5 and Atp5po were retained as Tier-1 core targets, whereas associations with other metabolites were largely Tier-2 supportive or </w:t>
      </w:r>
      <w:r w:rsidR="00E83150" w:rsidRPr="00DD6A05">
        <w:rPr>
          <w:rFonts w:ascii="Times New Roman" w:hAnsi="Times New Roman" w:cs="Times New Roman"/>
          <w:iCs/>
          <w:lang w:eastAsia="zh-CN"/>
        </w:rPr>
        <w:t>unstable (Fig. 7</w:t>
      </w:r>
      <w:r w:rsidR="00E83150">
        <w:rPr>
          <w:rFonts w:ascii="Times New Roman" w:hAnsi="Times New Roman" w:cs="Times New Roman" w:hint="eastAsia"/>
          <w:iCs/>
          <w:lang w:eastAsia="zh-CN"/>
        </w:rPr>
        <w:t>F</w:t>
      </w:r>
      <w:r w:rsidR="00E83150" w:rsidRPr="00DD6A05">
        <w:rPr>
          <w:rFonts w:ascii="Times New Roman" w:hAnsi="Times New Roman" w:cs="Times New Roman"/>
          <w:iCs/>
          <w:lang w:eastAsia="zh-CN"/>
        </w:rPr>
        <w:t>)</w:t>
      </w:r>
      <w:r w:rsidRPr="00DD6A05">
        <w:rPr>
          <w:rFonts w:ascii="Times New Roman" w:hAnsi="Times New Roman" w:cs="Times New Roman"/>
          <w:iCs/>
          <w:lang w:eastAsia="zh-CN"/>
        </w:rPr>
        <w:t>.</w:t>
      </w:r>
      <w:r w:rsidR="000B3916">
        <w:rPr>
          <w:rFonts w:ascii="Times New Roman" w:hAnsi="Times New Roman" w:cs="Times New Roman" w:hint="eastAsia"/>
          <w:iCs/>
          <w:lang w:eastAsia="zh-CN"/>
        </w:rPr>
        <w:t xml:space="preserve"> </w:t>
      </w:r>
      <w:r w:rsidRPr="00DD6A05">
        <w:rPr>
          <w:rFonts w:ascii="Times New Roman" w:hAnsi="Times New Roman" w:cs="Times New Roman"/>
          <w:iCs/>
          <w:lang w:eastAsia="zh-CN"/>
        </w:rPr>
        <w:t xml:space="preserve">Directional patterns </w:t>
      </w:r>
      <w:r w:rsidR="00F52911" w:rsidRPr="00F52911">
        <w:rPr>
          <w:rFonts w:ascii="Times New Roman" w:hAnsi="Times New Roman" w:cs="Times New Roman"/>
          <w:iCs/>
          <w:lang w:eastAsia="zh-CN"/>
        </w:rPr>
        <w:t>differed markedly</w:t>
      </w:r>
      <w:r w:rsidRPr="00DD6A05">
        <w:rPr>
          <w:rFonts w:ascii="Times New Roman" w:hAnsi="Times New Roman" w:cs="Times New Roman"/>
          <w:iCs/>
          <w:lang w:eastAsia="zh-CN"/>
        </w:rPr>
        <w:t xml:space="preserve"> from the </w:t>
      </w:r>
      <w:r w:rsidR="00A119CA" w:rsidRPr="00DD6A05">
        <w:rPr>
          <w:rFonts w:ascii="Times New Roman" w:hAnsi="Times New Roman" w:cs="Times New Roman"/>
          <w:iCs/>
          <w:lang w:eastAsia="zh-CN"/>
        </w:rPr>
        <w:t>brain (Fig. 7</w:t>
      </w:r>
      <w:r w:rsidR="00A119CA">
        <w:rPr>
          <w:rFonts w:ascii="Times New Roman" w:hAnsi="Times New Roman" w:cs="Times New Roman" w:hint="eastAsia"/>
          <w:iCs/>
          <w:lang w:eastAsia="zh-CN"/>
        </w:rPr>
        <w:t>D</w:t>
      </w:r>
      <w:r w:rsidR="00A119CA" w:rsidRPr="00DD6A05">
        <w:rPr>
          <w:rFonts w:ascii="Times New Roman" w:hAnsi="Times New Roman" w:cs="Times New Roman"/>
          <w:iCs/>
          <w:lang w:eastAsia="zh-CN"/>
        </w:rPr>
        <w:t>)</w:t>
      </w:r>
      <w:r w:rsidRPr="00DD6A05">
        <w:rPr>
          <w:rFonts w:ascii="Times New Roman" w:hAnsi="Times New Roman" w:cs="Times New Roman"/>
          <w:iCs/>
          <w:lang w:eastAsia="zh-CN"/>
        </w:rPr>
        <w:t xml:space="preserve">: </w:t>
      </w:r>
      <w:r w:rsidR="00A119CA" w:rsidRPr="007D3D15">
        <w:rPr>
          <w:rFonts w:ascii="Times New Roman" w:hAnsi="Times New Roman" w:cs="Times New Roman"/>
          <w:iCs/>
          <w:lang w:eastAsia="zh-CN"/>
        </w:rPr>
        <w:t>Corticosterone</w:t>
      </w:r>
      <w:r w:rsidR="00A119CA" w:rsidRPr="00DD6A05">
        <w:rPr>
          <w:rFonts w:ascii="Times New Roman" w:hAnsi="Times New Roman" w:cs="Times New Roman"/>
          <w:iCs/>
          <w:lang w:eastAsia="zh-CN"/>
        </w:rPr>
        <w:t xml:space="preserve"> </w:t>
      </w:r>
      <w:r w:rsidRPr="00DD6A05">
        <w:rPr>
          <w:rFonts w:ascii="Times New Roman" w:hAnsi="Times New Roman" w:cs="Times New Roman"/>
          <w:iCs/>
          <w:lang w:eastAsia="zh-CN"/>
        </w:rPr>
        <w:t>-associated proteins in the liver predominantly exhibited positive coefficients, while PUFA-associated proteins were sparse and often showed negative coefficients</w:t>
      </w:r>
      <w:r w:rsidR="000B3916" w:rsidRPr="000B3916">
        <w:rPr>
          <w:rFonts w:ascii="Times New Roman" w:hAnsi="Times New Roman" w:cs="Times New Roman"/>
          <w:iCs/>
          <w:lang w:eastAsia="zh-CN"/>
        </w:rPr>
        <w:t>, highlighting tissue-specific differences in metabolic coupling during atrophy.</w:t>
      </w:r>
    </w:p>
    <w:p w14:paraId="23F6B392" w14:textId="5A289589" w:rsidR="000B3916" w:rsidRDefault="00DB272B" w:rsidP="00DD6A05">
      <w:pPr>
        <w:pBdr>
          <w:top w:val="nil"/>
          <w:left w:val="nil"/>
          <w:bottom w:val="nil"/>
          <w:right w:val="nil"/>
          <w:between w:val="nil"/>
        </w:pBdr>
        <w:spacing w:after="0"/>
        <w:jc w:val="both"/>
        <w:rPr>
          <w:rFonts w:ascii="Times New Roman" w:hAnsi="Times New Roman" w:cs="Times New Roman"/>
          <w:iCs/>
          <w:lang w:eastAsia="zh-CN"/>
        </w:rPr>
      </w:pPr>
      <w:r w:rsidRPr="00DB272B">
        <w:rPr>
          <w:rFonts w:ascii="Times New Roman" w:hAnsi="Times New Roman" w:cs="Times New Roman"/>
          <w:iCs/>
          <w:lang w:eastAsia="zh-CN"/>
        </w:rPr>
        <w:t xml:space="preserve">In the regenerated brain, LASSO analysis </w:t>
      </w:r>
      <w:r w:rsidR="001362CA" w:rsidRPr="001362CA">
        <w:rPr>
          <w:rFonts w:ascii="Times New Roman" w:hAnsi="Times New Roman" w:cs="Times New Roman"/>
          <w:iCs/>
          <w:lang w:eastAsia="zh-CN"/>
        </w:rPr>
        <w:t xml:space="preserve">highlighted translation-related proteins as key predictors of </w:t>
      </w:r>
      <w:r w:rsidR="001362CA">
        <w:rPr>
          <w:rFonts w:ascii="Times New Roman" w:hAnsi="Times New Roman" w:cs="Times New Roman" w:hint="eastAsia"/>
          <w:iCs/>
          <w:lang w:eastAsia="zh-CN"/>
        </w:rPr>
        <w:t xml:space="preserve">PUFA-related </w:t>
      </w:r>
      <w:r w:rsidR="001362CA" w:rsidRPr="001362CA">
        <w:rPr>
          <w:rFonts w:ascii="Times New Roman" w:hAnsi="Times New Roman" w:cs="Times New Roman"/>
          <w:iCs/>
          <w:lang w:eastAsia="zh-CN"/>
        </w:rPr>
        <w:t>metabolite</w:t>
      </w:r>
      <w:r w:rsidR="001362CA">
        <w:rPr>
          <w:rFonts w:ascii="Times New Roman" w:hAnsi="Times New Roman" w:cs="Times New Roman"/>
          <w:iCs/>
          <w:lang w:eastAsia="zh-CN"/>
        </w:rPr>
        <w:t>s</w:t>
      </w:r>
      <w:r w:rsidR="001362CA" w:rsidRPr="00DB272B">
        <w:rPr>
          <w:rFonts w:ascii="Times New Roman" w:hAnsi="Times New Roman" w:cs="Times New Roman"/>
          <w:iCs/>
          <w:lang w:eastAsia="zh-CN"/>
        </w:rPr>
        <w:t xml:space="preserve"> (</w:t>
      </w:r>
      <w:r w:rsidRPr="00DB272B">
        <w:rPr>
          <w:rFonts w:ascii="Times New Roman" w:hAnsi="Times New Roman" w:cs="Times New Roman"/>
          <w:iCs/>
          <w:lang w:eastAsia="zh-CN"/>
        </w:rPr>
        <w:t>Fig. 7G</w:t>
      </w:r>
      <w:r w:rsidR="000B5F29">
        <w:rPr>
          <w:rFonts w:ascii="Times New Roman" w:hAnsi="Times New Roman" w:cs="Times New Roman" w:hint="eastAsia"/>
          <w:iCs/>
          <w:lang w:eastAsia="zh-CN"/>
        </w:rPr>
        <w:t>-</w:t>
      </w:r>
      <w:r w:rsidRPr="00DB272B">
        <w:rPr>
          <w:rFonts w:ascii="Times New Roman" w:hAnsi="Times New Roman" w:cs="Times New Roman"/>
          <w:iCs/>
          <w:lang w:eastAsia="zh-CN"/>
        </w:rPr>
        <w:t xml:space="preserve">I). </w:t>
      </w:r>
      <w:r w:rsidR="001362CA" w:rsidRPr="001362CA">
        <w:rPr>
          <w:rFonts w:ascii="Times New Roman" w:hAnsi="Times New Roman" w:cs="Times New Roman"/>
          <w:iCs/>
          <w:lang w:eastAsia="zh-CN"/>
        </w:rPr>
        <w:t>Specifically</w:t>
      </w:r>
      <w:r w:rsidR="001362CA">
        <w:rPr>
          <w:rFonts w:ascii="Times New Roman" w:hAnsi="Times New Roman" w:cs="Times New Roman" w:hint="eastAsia"/>
          <w:iCs/>
          <w:lang w:eastAsia="zh-CN"/>
        </w:rPr>
        <w:t>,</w:t>
      </w:r>
      <w:r w:rsidR="001362CA" w:rsidRPr="001362CA">
        <w:rPr>
          <w:rFonts w:ascii="Times New Roman" w:hAnsi="Times New Roman" w:cs="Times New Roman"/>
          <w:iCs/>
          <w:lang w:eastAsia="zh-CN"/>
        </w:rPr>
        <w:t xml:space="preserve"> </w:t>
      </w:r>
      <w:r w:rsidRPr="00DB272B">
        <w:rPr>
          <w:rFonts w:ascii="Times New Roman" w:hAnsi="Times New Roman" w:cs="Times New Roman"/>
          <w:iCs/>
          <w:lang w:eastAsia="zh-CN"/>
        </w:rPr>
        <w:t>A</w:t>
      </w:r>
      <w:r>
        <w:rPr>
          <w:rFonts w:ascii="Times New Roman" w:hAnsi="Times New Roman" w:cs="Times New Roman" w:hint="eastAsia"/>
          <w:iCs/>
          <w:lang w:eastAsia="zh-CN"/>
        </w:rPr>
        <w:t>A</w:t>
      </w:r>
      <w:r w:rsidRPr="00DB272B">
        <w:rPr>
          <w:rFonts w:ascii="Times New Roman" w:hAnsi="Times New Roman" w:cs="Times New Roman"/>
          <w:iCs/>
          <w:lang w:eastAsia="zh-CN"/>
        </w:rPr>
        <w:t xml:space="preserve"> was robustly linked to Eef1g and Atp5f1c, connecting fatty-acid levels to translational elongation and mitochondrial ATP synthesis. Associations with </w:t>
      </w:r>
      <w:r>
        <w:rPr>
          <w:rFonts w:ascii="Times New Roman" w:hAnsi="Times New Roman" w:cs="Times New Roman" w:hint="eastAsia"/>
          <w:iCs/>
          <w:lang w:eastAsia="zh-CN"/>
        </w:rPr>
        <w:t>EPA</w:t>
      </w:r>
      <w:r w:rsidRPr="00DB272B">
        <w:rPr>
          <w:rFonts w:ascii="Times New Roman" w:hAnsi="Times New Roman" w:cs="Times New Roman"/>
          <w:iCs/>
          <w:lang w:eastAsia="zh-CN"/>
        </w:rPr>
        <w:t xml:space="preserve"> were weaker but partially </w:t>
      </w:r>
      <w:r w:rsidR="00177C09" w:rsidRPr="00DB272B">
        <w:rPr>
          <w:rFonts w:ascii="Times New Roman" w:hAnsi="Times New Roman" w:cs="Times New Roman"/>
          <w:iCs/>
          <w:lang w:eastAsia="zh-CN"/>
        </w:rPr>
        <w:t>overlapped</w:t>
      </w:r>
      <w:r w:rsidRPr="00DB272B">
        <w:rPr>
          <w:rFonts w:ascii="Times New Roman" w:hAnsi="Times New Roman" w:cs="Times New Roman"/>
          <w:iCs/>
          <w:lang w:eastAsia="zh-CN"/>
        </w:rPr>
        <w:t>, primarily involving ribosomal proteins (</w:t>
      </w:r>
      <w:r w:rsidR="00DA71E4">
        <w:rPr>
          <w:rFonts w:ascii="Times New Roman" w:hAnsi="Times New Roman" w:cs="Times New Roman" w:hint="eastAsia"/>
          <w:iCs/>
          <w:lang w:eastAsia="zh-CN"/>
        </w:rPr>
        <w:t xml:space="preserve">Rps2, </w:t>
      </w:r>
      <w:r w:rsidRPr="00DB272B">
        <w:rPr>
          <w:rFonts w:ascii="Times New Roman" w:hAnsi="Times New Roman" w:cs="Times New Roman"/>
          <w:iCs/>
          <w:lang w:eastAsia="zh-CN"/>
        </w:rPr>
        <w:t>Rps15, Rpl3) and Atp5f1c.</w:t>
      </w:r>
      <w:r w:rsidR="00DA71E4">
        <w:rPr>
          <w:rFonts w:ascii="Times New Roman" w:hAnsi="Times New Roman" w:cs="Times New Roman" w:hint="eastAsia"/>
          <w:iCs/>
          <w:lang w:eastAsia="zh-CN"/>
        </w:rPr>
        <w:t xml:space="preserve"> </w:t>
      </w:r>
      <w:r w:rsidR="00B57FE0" w:rsidRPr="00B57FE0">
        <w:rPr>
          <w:rFonts w:ascii="Times New Roman" w:hAnsi="Times New Roman" w:cs="Times New Roman"/>
          <w:iCs/>
          <w:lang w:eastAsia="zh-CN"/>
        </w:rPr>
        <w:t xml:space="preserve">Corticosterone exhibited the most stable signature, dominated by ribosomal proteins (Rps20, Rps15 and Rpl11), indicating close coupling with protein synthesis during brain regeneration. </w:t>
      </w:r>
      <w:r w:rsidR="00177C09" w:rsidRPr="00177C09">
        <w:rPr>
          <w:rFonts w:ascii="Times New Roman" w:hAnsi="Times New Roman" w:cs="Times New Roman"/>
          <w:iCs/>
          <w:lang w:eastAsia="zh-CN"/>
        </w:rPr>
        <w:t>Similar to</w:t>
      </w:r>
      <w:r w:rsidR="00177C09">
        <w:rPr>
          <w:rFonts w:ascii="Times New Roman" w:hAnsi="Times New Roman" w:cs="Times New Roman" w:hint="eastAsia"/>
          <w:iCs/>
          <w:lang w:eastAsia="zh-CN"/>
        </w:rPr>
        <w:t xml:space="preserve"> </w:t>
      </w:r>
      <w:r w:rsidR="00B57FE0" w:rsidRPr="00B57FE0">
        <w:rPr>
          <w:rFonts w:ascii="Times New Roman" w:hAnsi="Times New Roman" w:cs="Times New Roman"/>
          <w:iCs/>
          <w:lang w:eastAsia="zh-CN"/>
        </w:rPr>
        <w:t>the atrophied brain, lipid-related metabolites showed positive associations with mitochondrial and translational proteins, whereas corticosterone was predominantly negatively associated.</w:t>
      </w:r>
    </w:p>
    <w:p w14:paraId="0580CE0A" w14:textId="57A71E7F" w:rsidR="0041788D" w:rsidRPr="0041788D" w:rsidRDefault="0021222F" w:rsidP="0041788D">
      <w:pPr>
        <w:pBdr>
          <w:top w:val="nil"/>
          <w:left w:val="nil"/>
          <w:bottom w:val="nil"/>
          <w:right w:val="nil"/>
          <w:between w:val="nil"/>
        </w:pBdr>
        <w:spacing w:after="0"/>
        <w:jc w:val="both"/>
        <w:rPr>
          <w:rFonts w:ascii="Times New Roman" w:hAnsi="Times New Roman" w:cs="Times New Roman"/>
          <w:iCs/>
          <w:lang w:eastAsia="zh-CN"/>
        </w:rPr>
      </w:pPr>
      <w:r w:rsidRPr="0021222F">
        <w:rPr>
          <w:rFonts w:ascii="Times New Roman" w:hAnsi="Times New Roman" w:cs="Times New Roman"/>
          <w:iCs/>
          <w:lang w:eastAsia="zh-CN"/>
        </w:rPr>
        <w:t>In the regenerated liver, protein–metabolite associations were organized into a focused and metabolite-specific pattern, while still prominently emphasizing mitochondrial-related proteins as key validated targets</w:t>
      </w:r>
      <w:r w:rsidR="0041788D" w:rsidRPr="0041788D">
        <w:rPr>
          <w:rFonts w:ascii="Times New Roman" w:hAnsi="Times New Roman" w:cs="Times New Roman"/>
          <w:iCs/>
          <w:lang w:eastAsia="zh-CN"/>
        </w:rPr>
        <w:t xml:space="preserve"> (Fig. 7J</w:t>
      </w:r>
      <w:r w:rsidR="002D13E6">
        <w:rPr>
          <w:rFonts w:ascii="Times New Roman" w:hAnsi="Times New Roman" w:cs="Times New Roman" w:hint="eastAsia"/>
          <w:iCs/>
          <w:lang w:eastAsia="zh-CN"/>
        </w:rPr>
        <w:t>-</w:t>
      </w:r>
      <w:r w:rsidR="0041788D" w:rsidRPr="0041788D">
        <w:rPr>
          <w:rFonts w:ascii="Times New Roman" w:hAnsi="Times New Roman" w:cs="Times New Roman"/>
          <w:iCs/>
          <w:lang w:eastAsia="zh-CN"/>
        </w:rPr>
        <w:t>L).</w:t>
      </w:r>
    </w:p>
    <w:p w14:paraId="70C844BF" w14:textId="396D1938" w:rsidR="0041788D" w:rsidRDefault="0041788D" w:rsidP="0041788D">
      <w:pPr>
        <w:pBdr>
          <w:top w:val="nil"/>
          <w:left w:val="nil"/>
          <w:bottom w:val="nil"/>
          <w:right w:val="nil"/>
          <w:between w:val="nil"/>
        </w:pBdr>
        <w:spacing w:after="0"/>
        <w:jc w:val="both"/>
        <w:rPr>
          <w:rFonts w:ascii="Times New Roman" w:hAnsi="Times New Roman" w:cs="Times New Roman"/>
          <w:iCs/>
          <w:lang w:eastAsia="zh-CN"/>
        </w:rPr>
      </w:pPr>
      <w:r w:rsidRPr="0041788D">
        <w:rPr>
          <w:rFonts w:ascii="Times New Roman" w:hAnsi="Times New Roman" w:cs="Times New Roman"/>
          <w:iCs/>
          <w:lang w:eastAsia="zh-CN"/>
        </w:rPr>
        <w:t>Integrated analysis identified a limited group of Tier-1 core proteins (Fig. 7L). AA was consistently associated with Rpl1, Ndufs1, Cyc1 and Cox5b, linking lipid metabolism to mitochondrial respiratory-chain components and ribosomal proteins. DPA showed a dominant association with Cyc1, whereas EPA was coupled to a coherent mitochondrial module comprising Rpl1, Cyc1 and Cox5b, with additional supportive signals from Ndufs1 and Ndufb8. In contrast to the brain, coefficient directions in the liver followed the opposite trend, with mitochondrial proteins showing negative associations with lipid metabolites but positive associations with corticosterone.</w:t>
      </w:r>
    </w:p>
    <w:p w14:paraId="380385BC" w14:textId="4367F6CD" w:rsidR="00072AAE" w:rsidRPr="00166CEB" w:rsidRDefault="00072AAE" w:rsidP="00166CEB">
      <w:pPr>
        <w:pBdr>
          <w:top w:val="nil"/>
          <w:left w:val="nil"/>
          <w:bottom w:val="nil"/>
          <w:right w:val="nil"/>
          <w:between w:val="nil"/>
        </w:pBdr>
        <w:spacing w:after="0"/>
        <w:jc w:val="both"/>
        <w:rPr>
          <w:rFonts w:ascii="Times New Roman" w:hAnsi="Times New Roman" w:cs="Times New Roman"/>
          <w:lang w:eastAsia="zh-CN"/>
        </w:rPr>
      </w:pPr>
    </w:p>
    <w:p w14:paraId="65F4AA8F" w14:textId="667B239A" w:rsidR="001B49DA" w:rsidRDefault="001B49DA" w:rsidP="00462468">
      <w:pPr>
        <w:pBdr>
          <w:top w:val="nil"/>
          <w:left w:val="nil"/>
          <w:bottom w:val="nil"/>
          <w:right w:val="nil"/>
          <w:between w:val="nil"/>
        </w:pBdr>
        <w:spacing w:after="0"/>
        <w:jc w:val="both"/>
        <w:rPr>
          <w:rFonts w:ascii="Times New Roman" w:hAnsi="Times New Roman" w:cs="Times New Roman"/>
          <w:b/>
          <w:color w:val="000000"/>
          <w:lang w:eastAsia="zh-CN"/>
        </w:rPr>
      </w:pPr>
      <w:r>
        <w:rPr>
          <w:rFonts w:ascii="Times New Roman" w:eastAsia="Times New Roman" w:hAnsi="Times New Roman" w:cs="Times New Roman"/>
          <w:b/>
          <w:color w:val="000000"/>
        </w:rPr>
        <w:t>Methods</w:t>
      </w:r>
    </w:p>
    <w:p w14:paraId="7BDE5145" w14:textId="77777777" w:rsidR="00B519D2" w:rsidRPr="00B519D2" w:rsidRDefault="00B519D2" w:rsidP="00462468">
      <w:pPr>
        <w:pBdr>
          <w:top w:val="nil"/>
          <w:left w:val="nil"/>
          <w:bottom w:val="nil"/>
          <w:right w:val="nil"/>
          <w:between w:val="nil"/>
        </w:pBdr>
        <w:spacing w:after="0"/>
        <w:jc w:val="both"/>
        <w:rPr>
          <w:rFonts w:ascii="Times New Roman" w:hAnsi="Times New Roman" w:cs="Times New Roman"/>
          <w:b/>
          <w:color w:val="000000"/>
          <w:lang w:eastAsia="zh-CN"/>
        </w:rPr>
      </w:pPr>
    </w:p>
    <w:p w14:paraId="6325CC14" w14:textId="77777777" w:rsidR="009F6F0F" w:rsidRPr="004626BE" w:rsidRDefault="004F6503" w:rsidP="00462468">
      <w:pPr>
        <w:spacing w:after="0"/>
        <w:jc w:val="both"/>
        <w:rPr>
          <w:rFonts w:ascii="Times New Roman" w:hAnsi="Times New Roman" w:cs="Times New Roman"/>
          <w:b/>
          <w:bCs/>
          <w:iCs/>
          <w:lang w:eastAsia="zh-CN"/>
        </w:rPr>
      </w:pPr>
      <w:r w:rsidRPr="004626BE">
        <w:rPr>
          <w:rFonts w:ascii="Times New Roman" w:eastAsia="Times New Roman" w:hAnsi="Times New Roman" w:cs="Times New Roman"/>
          <w:b/>
          <w:bCs/>
          <w:iCs/>
        </w:rPr>
        <w:t>Sample Collection</w:t>
      </w:r>
      <w:r w:rsidRPr="004626BE">
        <w:rPr>
          <w:rFonts w:ascii="Times New Roman" w:hAnsi="Times New Roman" w:cs="Times New Roman" w:hint="eastAsia"/>
          <w:b/>
          <w:bCs/>
          <w:iCs/>
          <w:lang w:eastAsia="zh-CN"/>
        </w:rPr>
        <w:t xml:space="preserve"> </w:t>
      </w:r>
    </w:p>
    <w:p w14:paraId="51E98D38" w14:textId="714B479C" w:rsidR="00FA14F1" w:rsidRDefault="008D5723" w:rsidP="00462468">
      <w:pPr>
        <w:jc w:val="both"/>
        <w:rPr>
          <w:rFonts w:ascii="Times New Roman" w:hAnsi="Times New Roman" w:cs="Times New Roman"/>
          <w:lang w:eastAsia="zh-CN"/>
        </w:rPr>
      </w:pPr>
      <w:r w:rsidRPr="009F6F0F">
        <w:rPr>
          <w:rFonts w:ascii="Times New Roman" w:eastAsia="Times New Roman" w:hAnsi="Times New Roman" w:cs="Times New Roman"/>
        </w:rPr>
        <w:t xml:space="preserve">European </w:t>
      </w:r>
      <w:r w:rsidR="008B6436">
        <w:rPr>
          <w:rFonts w:ascii="Times New Roman" w:hAnsi="Times New Roman" w:cs="Times New Roman" w:hint="eastAsia"/>
          <w:lang w:eastAsia="zh-CN"/>
        </w:rPr>
        <w:t xml:space="preserve">common </w:t>
      </w:r>
      <w:r w:rsidRPr="009F6F0F">
        <w:rPr>
          <w:rFonts w:ascii="Times New Roman" w:eastAsia="Times New Roman" w:hAnsi="Times New Roman" w:cs="Times New Roman"/>
        </w:rPr>
        <w:t>shrews</w:t>
      </w:r>
      <w:r w:rsidR="008B6436">
        <w:rPr>
          <w:rFonts w:ascii="Times New Roman" w:hAnsi="Times New Roman" w:cs="Times New Roman" w:hint="eastAsia"/>
          <w:lang w:eastAsia="zh-CN"/>
        </w:rPr>
        <w:t xml:space="preserve"> (</w:t>
      </w:r>
      <w:r w:rsidR="008B6436">
        <w:rPr>
          <w:rFonts w:ascii="Times New Roman" w:hAnsi="Times New Roman" w:cs="Times New Roman" w:hint="eastAsia"/>
          <w:iCs/>
          <w:lang w:eastAsia="zh-CN"/>
        </w:rPr>
        <w:t>s</w:t>
      </w:r>
      <w:r w:rsidR="008B6436" w:rsidRPr="00CC1AB5">
        <w:rPr>
          <w:rFonts w:ascii="Times New Roman" w:hAnsi="Times New Roman" w:cs="Times New Roman"/>
          <w:iCs/>
          <w:lang w:eastAsia="zh-CN"/>
        </w:rPr>
        <w:t>orex araneus</w:t>
      </w:r>
      <w:r w:rsidR="008B6436">
        <w:rPr>
          <w:rFonts w:ascii="Times New Roman" w:hAnsi="Times New Roman" w:cs="Times New Roman" w:hint="eastAsia"/>
          <w:lang w:eastAsia="zh-CN"/>
        </w:rPr>
        <w:t>)</w:t>
      </w:r>
      <w:r w:rsidRPr="009F6F0F">
        <w:rPr>
          <w:rFonts w:ascii="Times New Roman" w:eastAsia="Times New Roman" w:hAnsi="Times New Roman" w:cs="Times New Roman"/>
        </w:rPr>
        <w:t xml:space="preserve"> were live trapped using wooden t</w:t>
      </w:r>
      <w:r w:rsidR="0073381B" w:rsidRPr="009F6F0F">
        <w:rPr>
          <w:rFonts w:ascii="Times New Roman" w:eastAsia="Times New Roman" w:hAnsi="Times New Roman" w:cs="Times New Roman"/>
        </w:rPr>
        <w:t>compared</w:t>
      </w:r>
      <w:r w:rsidRPr="009F6F0F">
        <w:rPr>
          <w:rFonts w:ascii="Times New Roman" w:eastAsia="Times New Roman" w:hAnsi="Times New Roman" w:cs="Times New Roman"/>
        </w:rPr>
        <w:t xml:space="preserve"> five seasonal time points in Radolfzell, Germany. Between June 2020 and June 2021, we captured five summer </w:t>
      </w:r>
      <w:r w:rsidR="00C50DA6" w:rsidRPr="009F6F0F">
        <w:rPr>
          <w:rFonts w:ascii="Times New Roman" w:eastAsia="Times New Roman" w:hAnsi="Times New Roman" w:cs="Times New Roman"/>
        </w:rPr>
        <w:t>juveniles (</w:t>
      </w:r>
      <w:r w:rsidR="00082D7D" w:rsidRPr="00082D7D">
        <w:rPr>
          <w:rFonts w:ascii="Times New Roman" w:eastAsia="Times New Roman" w:hAnsi="Times New Roman" w:cs="Times New Roman"/>
        </w:rPr>
        <w:t>maximum brain size</w:t>
      </w:r>
      <w:r w:rsidRPr="009F6F0F">
        <w:rPr>
          <w:rFonts w:ascii="Times New Roman" w:eastAsia="Times New Roman" w:hAnsi="Times New Roman" w:cs="Times New Roman"/>
        </w:rPr>
        <w:t>), four autumn juveniles (the onset of seasonal shrinkage), five winter juveniles (the annual minimum), five spring subadults (the onset of regrowth), and five summer adults (</w:t>
      </w:r>
      <w:r w:rsidR="00D031F1" w:rsidRPr="00D031F1">
        <w:rPr>
          <w:rFonts w:ascii="Times New Roman" w:eastAsia="Times New Roman" w:hAnsi="Times New Roman" w:cs="Times New Roman"/>
        </w:rPr>
        <w:t>second maximum</w:t>
      </w:r>
      <w:r w:rsidRPr="009F6F0F">
        <w:rPr>
          <w:rFonts w:ascii="Times New Roman" w:eastAsia="Times New Roman" w:hAnsi="Times New Roman" w:cs="Times New Roman"/>
        </w:rPr>
        <w:t>). All captures were non-injurious and non-lethal.</w:t>
      </w:r>
      <w:r w:rsidR="00960D4D">
        <w:rPr>
          <w:rFonts w:ascii="Times New Roman" w:hAnsi="Times New Roman" w:cs="Times New Roman" w:hint="eastAsia"/>
          <w:lang w:eastAsia="zh-CN"/>
        </w:rPr>
        <w:t xml:space="preserve"> </w:t>
      </w:r>
      <w:r w:rsidR="004977F6" w:rsidRPr="004977F6">
        <w:rPr>
          <w:rFonts w:ascii="Times New Roman" w:hAnsi="Times New Roman" w:cs="Times New Roman" w:hint="eastAsia"/>
          <w:lang w:eastAsia="zh-CN"/>
        </w:rPr>
        <w:t>According to previous studies, prepubescent shrews show no external sexual dimorphism, and sex</w:t>
      </w:r>
      <w:r w:rsidR="004977F6" w:rsidRPr="004977F6">
        <w:rPr>
          <w:rFonts w:ascii="Times New Roman" w:hAnsi="Times New Roman" w:cs="Times New Roman" w:hint="eastAsia"/>
          <w:lang w:eastAsia="zh-CN"/>
        </w:rPr>
        <w:t>‐</w:t>
      </w:r>
      <w:r w:rsidR="004977F6" w:rsidRPr="004977F6">
        <w:rPr>
          <w:rFonts w:ascii="Times New Roman" w:hAnsi="Times New Roman" w:cs="Times New Roman" w:hint="eastAsia"/>
          <w:lang w:eastAsia="zh-CN"/>
        </w:rPr>
        <w:t>related differences among brain regions are negligible. Therefore, sex was not considered a major determinant of protein expression or metabolite abundance. Neve</w:t>
      </w:r>
      <w:r w:rsidR="004977F6" w:rsidRPr="004977F6">
        <w:rPr>
          <w:rFonts w:ascii="Times New Roman" w:hAnsi="Times New Roman" w:cs="Times New Roman"/>
          <w:lang w:eastAsia="zh-CN"/>
        </w:rPr>
        <w:t xml:space="preserve">rtheless, before </w:t>
      </w:r>
      <w:r w:rsidR="004977F6" w:rsidRPr="004977F6">
        <w:rPr>
          <w:rFonts w:ascii="Times New Roman" w:hAnsi="Times New Roman" w:cs="Times New Roman"/>
          <w:lang w:eastAsia="zh-CN"/>
        </w:rPr>
        <w:lastRenderedPageBreak/>
        <w:t>euthanasia we documented sex in detail, using tooth wear, pelage characteristics, and gonadal development as criteria, and we included sex as a covariate in subsequent analyses.</w:t>
      </w:r>
      <w:r w:rsidR="000A6A4E">
        <w:rPr>
          <w:rFonts w:ascii="Times New Roman" w:hAnsi="Times New Roman" w:cs="Times New Roman" w:hint="eastAsia"/>
          <w:lang w:eastAsia="zh-CN"/>
        </w:rPr>
        <w:t xml:space="preserve"> </w:t>
      </w:r>
    </w:p>
    <w:p w14:paraId="73C35045" w14:textId="26EB5297" w:rsidR="009F21B6" w:rsidRDefault="009F21B6" w:rsidP="00462468">
      <w:pPr>
        <w:jc w:val="both"/>
        <w:rPr>
          <w:rFonts w:ascii="Times New Roman" w:hAnsi="Times New Roman" w:cs="Times New Roman"/>
          <w:iCs/>
          <w:lang w:eastAsia="zh-CN"/>
        </w:rPr>
      </w:pPr>
      <w:r>
        <w:rPr>
          <w:rFonts w:ascii="Times New Roman" w:eastAsia="Times New Roman" w:hAnsi="Times New Roman" w:cs="Times New Roman"/>
        </w:rPr>
        <w:t>Blood was collected prior to perfusion through the heart, let stand for 15 minutes, spun down at 1200 rpm, the serum pipetted off and then stored at -80°C. Shrews were perfused under anesthesia via the vascular system with PAXgene Tissue Fixative.</w:t>
      </w:r>
    </w:p>
    <w:p w14:paraId="38E025B8" w14:textId="7C8C740A" w:rsidR="00E9482C" w:rsidRPr="009F21B6" w:rsidRDefault="00E9482C" w:rsidP="00462468">
      <w:pPr>
        <w:jc w:val="both"/>
        <w:rPr>
          <w:rFonts w:ascii="Times New Roman" w:hAnsi="Times New Roman" w:cs="Times New Roman"/>
          <w:iCs/>
          <w:lang w:eastAsia="zh-CN"/>
        </w:rPr>
      </w:pPr>
      <w:r>
        <w:rPr>
          <w:rFonts w:ascii="Times New Roman" w:hAnsi="Times New Roman" w:cs="Times New Roman" w:hint="eastAsia"/>
          <w:iCs/>
          <w:lang w:eastAsia="zh-CN"/>
        </w:rPr>
        <w:t>Brain and l</w:t>
      </w:r>
      <w:r w:rsidRPr="00CC1AB5">
        <w:rPr>
          <w:rFonts w:ascii="Times New Roman" w:hAnsi="Times New Roman" w:cs="Times New Roman"/>
          <w:iCs/>
          <w:lang w:eastAsia="zh-CN"/>
        </w:rPr>
        <w:t>iver tissue from S</w:t>
      </w:r>
      <w:r>
        <w:rPr>
          <w:rFonts w:ascii="Times New Roman" w:hAnsi="Times New Roman" w:cs="Times New Roman" w:hint="eastAsia"/>
          <w:iCs/>
          <w:lang w:eastAsia="zh-CN"/>
        </w:rPr>
        <w:t xml:space="preserve">hrews </w:t>
      </w:r>
      <w:r w:rsidRPr="00CC1AB5">
        <w:rPr>
          <w:rFonts w:ascii="Times New Roman" w:hAnsi="Times New Roman" w:cs="Times New Roman"/>
          <w:iCs/>
          <w:lang w:eastAsia="zh-CN"/>
        </w:rPr>
        <w:t>w</w:t>
      </w:r>
      <w:r>
        <w:rPr>
          <w:rFonts w:ascii="Times New Roman" w:hAnsi="Times New Roman" w:cs="Times New Roman" w:hint="eastAsia"/>
          <w:iCs/>
          <w:lang w:eastAsia="zh-CN"/>
        </w:rPr>
        <w:t>ere</w:t>
      </w:r>
      <w:r w:rsidRPr="00CC1AB5">
        <w:rPr>
          <w:rFonts w:ascii="Times New Roman" w:hAnsi="Times New Roman" w:cs="Times New Roman"/>
          <w:iCs/>
          <w:lang w:eastAsia="zh-CN"/>
        </w:rPr>
        <w:t xml:space="preserve"> isolated and protein homogenates were prepared by transferring the liver tissue to a dissection buffer containing 10% sucrose (VWR), imidazole (Merck Millipore), EDTA (Sigma-Aldrich), Pefabloc (Sigma-Aldrich) and leupeptin (VWR). The mixture was homogenized (T10 basic ULTRA-TURAX homogenizer IKA®) for 20 sec; then, samples were centrifuged at 1000 g for 15 min. Supernatants were stored at −20°C. Proteomic sample preparation was performed using the PreOmics, Cat. No.: 00027 iST 96x kit. The samples were vacuum centrifuged overnight, and the dry peptide product was stored at </w:t>
      </w:r>
      <w:r w:rsidR="00627CC8">
        <w:rPr>
          <w:rFonts w:ascii="Times New Roman" w:hAnsi="Times New Roman" w:cs="Times New Roman" w:hint="eastAsia"/>
          <w:iCs/>
          <w:lang w:eastAsia="zh-CN"/>
        </w:rPr>
        <w:t>-</w:t>
      </w:r>
      <w:r w:rsidRPr="00CC1AB5">
        <w:rPr>
          <w:rFonts w:ascii="Times New Roman" w:hAnsi="Times New Roman" w:cs="Times New Roman"/>
          <w:iCs/>
          <w:lang w:eastAsia="zh-CN"/>
        </w:rPr>
        <w:t>80°C until analysis.</w:t>
      </w:r>
    </w:p>
    <w:p w14:paraId="00142472" w14:textId="1B928C67" w:rsidR="00EE18F2" w:rsidRPr="004626BE" w:rsidRDefault="00EC7B17" w:rsidP="00462468">
      <w:pPr>
        <w:spacing w:after="0"/>
        <w:jc w:val="both"/>
        <w:rPr>
          <w:rFonts w:ascii="Times New Roman" w:hAnsi="Times New Roman" w:cs="Times New Roman"/>
          <w:b/>
          <w:bCs/>
          <w:iCs/>
          <w:lang w:eastAsia="zh-CN"/>
        </w:rPr>
      </w:pPr>
      <w:r w:rsidRPr="004626BE">
        <w:rPr>
          <w:rFonts w:ascii="Times New Roman" w:eastAsia="Times New Roman" w:hAnsi="Times New Roman" w:cs="Times New Roman" w:hint="eastAsia"/>
          <w:b/>
          <w:bCs/>
          <w:iCs/>
        </w:rPr>
        <w:t>Proteomics</w:t>
      </w:r>
    </w:p>
    <w:p w14:paraId="399BCF07" w14:textId="006AF215" w:rsidR="00CC1AB5" w:rsidRDefault="00CC1AB5" w:rsidP="00462468">
      <w:pPr>
        <w:jc w:val="both"/>
        <w:rPr>
          <w:rFonts w:ascii="Times New Roman" w:hAnsi="Times New Roman" w:cs="Times New Roman"/>
          <w:iCs/>
          <w:lang w:eastAsia="zh-CN"/>
        </w:rPr>
      </w:pPr>
      <w:r w:rsidRPr="00CC1AB5">
        <w:rPr>
          <w:rFonts w:ascii="Times New Roman" w:hAnsi="Times New Roman" w:cs="Times New Roman"/>
          <w:iCs/>
          <w:lang w:eastAsia="zh-CN"/>
        </w:rPr>
        <w:t>Peptides were resuspended in a solution containing 2% acetonitrile (ACN), 0.1% formic acid (FA) and 0.1% TFA, and then, peptides were briefly sonicated. Five micrograms of total peptide material were analyzed per liquid chromatography–mass spectrometry</w:t>
      </w:r>
      <w:r w:rsidR="007B6790">
        <w:rPr>
          <w:rFonts w:ascii="Times New Roman" w:hAnsi="Times New Roman" w:cs="Times New Roman" w:hint="eastAsia"/>
          <w:iCs/>
          <w:lang w:eastAsia="zh-CN"/>
        </w:rPr>
        <w:t xml:space="preserve"> </w:t>
      </w:r>
      <w:r w:rsidR="00071A1F">
        <w:rPr>
          <w:rFonts w:ascii="Times New Roman" w:hAnsi="Times New Roman" w:cs="Times New Roman" w:hint="eastAsia"/>
          <w:iCs/>
          <w:lang w:eastAsia="zh-CN"/>
        </w:rPr>
        <w:t>(</w:t>
      </w:r>
      <w:r w:rsidR="007B6790">
        <w:rPr>
          <w:rFonts w:ascii="Times New Roman" w:hAnsi="Times New Roman" w:cs="Times New Roman" w:hint="eastAsia"/>
          <w:iCs/>
          <w:lang w:eastAsia="zh-CN"/>
        </w:rPr>
        <w:t>LC-MS</w:t>
      </w:r>
      <w:r w:rsidR="00071A1F">
        <w:rPr>
          <w:rFonts w:ascii="Times New Roman" w:hAnsi="Times New Roman" w:cs="Times New Roman" w:hint="eastAsia"/>
          <w:iCs/>
          <w:lang w:eastAsia="zh-CN"/>
        </w:rPr>
        <w:t>)</w:t>
      </w:r>
      <w:r w:rsidRPr="00CC1AB5">
        <w:rPr>
          <w:rFonts w:ascii="Times New Roman" w:hAnsi="Times New Roman" w:cs="Times New Roman"/>
          <w:iCs/>
          <w:lang w:eastAsia="zh-CN"/>
        </w:rPr>
        <w:t xml:space="preserve"> analysis. Samples were analyzed using a UPLC-nanoESI MS/MS setup with a NanoRSLC system (Dionex, Sunnyvale, CA, USA). The system was coupled online with an emitter for nanospray ionization (New Objective PicoTip 360-20-10) to a Q Exactive HF mass spectrometer (Thermo Scientific, Waltham, USA). The peptide material was loaded onto a 2-cm trapping reversed-phase Acclaim PepMap RSLC C18 column (Dionex) and separated using an analytical 75-cm reversed-phase Acclaim PepMap RSLC C18 column (Dionex). Both columns were kept at 60°C. The sample was eluted with a gradient of 90% solvent A (0.1% FA, 0.1% TFA) and 10% solvent B (0.1% FA, 0.1% TFA in ACN), which was increased to 7% solvent B on a 1-min ramp gradient at a constant flow rate of 300 nL/min. Subsequently, the gradient was raised to 30% solvent B on a 45-min ramp gradient. The mass spectrometer was operated in positive mode, selecting up to 20 precursor ions with a mass window of m/z 1.6 based on highest intensity for higher-energy collisional dissociation (HCD) fragmenting at a normalized collision energy of 27. Selected precursors were dynamically excluded for fragmentation for 30 s.</w:t>
      </w:r>
      <w:r w:rsidR="0030142A">
        <w:rPr>
          <w:rFonts w:ascii="Times New Roman" w:hAnsi="Times New Roman" w:cs="Times New Roman" w:hint="eastAsia"/>
          <w:iCs/>
          <w:lang w:eastAsia="zh-CN"/>
        </w:rPr>
        <w:t xml:space="preserve"> </w:t>
      </w:r>
      <w:r w:rsidR="00D364FF" w:rsidRPr="00D364FF">
        <w:rPr>
          <w:rFonts w:ascii="Times New Roman" w:hAnsi="Times New Roman" w:cs="Times New Roman"/>
          <w:iCs/>
          <w:lang w:eastAsia="zh-CN"/>
        </w:rPr>
        <w:t xml:space="preserve">A label-free relative quantitation analysis was performed using MaxQuant 2.4.2.0 software. Raw files were searched against the S. araneus genome (GCF_027595985.1_mSorAra2.pri_genomic.gtf, which is available in this repository). All standard settings were employed with carbamidomethylation (C) as a static peptide modification and deamidation (NQ), oxidation (M), formylation (N-terminal and K), and protein acetylation (N-terminal) as variable modifications. The output </w:t>
      </w:r>
      <w:r w:rsidR="00E10D3B" w:rsidRPr="00D364FF">
        <w:rPr>
          <w:rFonts w:ascii="Times New Roman" w:hAnsi="Times New Roman" w:cs="Times New Roman"/>
          <w:iCs/>
          <w:lang w:eastAsia="zh-CN"/>
        </w:rPr>
        <w:t>contains</w:t>
      </w:r>
      <w:r w:rsidR="00D364FF" w:rsidRPr="00D364FF">
        <w:rPr>
          <w:rFonts w:ascii="Times New Roman" w:hAnsi="Times New Roman" w:cs="Times New Roman"/>
          <w:iCs/>
          <w:lang w:eastAsia="zh-CN"/>
        </w:rPr>
        <w:t xml:space="preserve"> a list of proteins identified &lt;1% false discovery rate, and their abundances.</w:t>
      </w:r>
      <w:r w:rsidR="00AF59FE">
        <w:rPr>
          <w:rFonts w:ascii="Times New Roman" w:hAnsi="Times New Roman" w:cs="Times New Roman" w:hint="eastAsia"/>
          <w:iCs/>
          <w:lang w:eastAsia="zh-CN"/>
        </w:rPr>
        <w:t xml:space="preserve"> </w:t>
      </w:r>
    </w:p>
    <w:p w14:paraId="7ABD543F" w14:textId="3AC493FB" w:rsidR="005F1C58" w:rsidRPr="004626BE" w:rsidRDefault="005F1C58" w:rsidP="00CE3E84">
      <w:pPr>
        <w:spacing w:after="0"/>
        <w:jc w:val="both"/>
        <w:rPr>
          <w:rFonts w:ascii="Times New Roman" w:eastAsia="Times New Roman" w:hAnsi="Times New Roman" w:cs="Times New Roman"/>
          <w:b/>
          <w:bCs/>
          <w:iCs/>
        </w:rPr>
      </w:pPr>
      <w:r w:rsidRPr="004626BE">
        <w:rPr>
          <w:rFonts w:ascii="Times New Roman" w:eastAsia="Times New Roman" w:hAnsi="Times New Roman" w:cs="Times New Roman" w:hint="eastAsia"/>
          <w:b/>
          <w:bCs/>
          <w:iCs/>
        </w:rPr>
        <w:t>Metabolomic</w:t>
      </w:r>
    </w:p>
    <w:p w14:paraId="0DF60EEA" w14:textId="086E92AC" w:rsidR="00956212" w:rsidRDefault="00956212" w:rsidP="00462468">
      <w:pPr>
        <w:jc w:val="both"/>
        <w:rPr>
          <w:rFonts w:ascii="Times New Roman" w:hAnsi="Times New Roman" w:cs="Times New Roman"/>
          <w:iCs/>
          <w:lang w:eastAsia="zh-CN"/>
        </w:rPr>
      </w:pPr>
      <w:r w:rsidRPr="00956212">
        <w:rPr>
          <w:rFonts w:ascii="Times New Roman" w:hAnsi="Times New Roman" w:cs="Times New Roman"/>
          <w:iCs/>
          <w:lang w:eastAsia="zh-CN"/>
        </w:rPr>
        <w:t xml:space="preserve">Metabolite analysis was performed by MS-Omics using a Thermo Scientific Vanquish UHPLC system coupled to a Thermo Q Exactive HF Orbitrap </w:t>
      </w:r>
      <w:r w:rsidR="00462468">
        <w:rPr>
          <w:rFonts w:ascii="Times New Roman" w:hAnsi="Times New Roman" w:cs="Times New Roman" w:hint="eastAsia"/>
          <w:iCs/>
          <w:lang w:eastAsia="zh-CN"/>
        </w:rPr>
        <w:t>MS</w:t>
      </w:r>
      <w:r w:rsidRPr="00956212">
        <w:rPr>
          <w:rFonts w:ascii="Times New Roman" w:hAnsi="Times New Roman" w:cs="Times New Roman"/>
          <w:iCs/>
          <w:lang w:eastAsia="zh-CN"/>
        </w:rPr>
        <w:t xml:space="preserve">. Compound identification confidence followed Metabolomics Standards Initiative conventions, with the following criteria: Level 1, confirmed by retention time matching to in-house authentic standards, mass accuracy within 3 ppm, and concordant MS/MS spectra; Level 2a, putatively annotated by retention time </w:t>
      </w:r>
      <w:r w:rsidRPr="00956212">
        <w:rPr>
          <w:rFonts w:ascii="Times New Roman" w:hAnsi="Times New Roman" w:cs="Times New Roman"/>
          <w:iCs/>
          <w:lang w:eastAsia="zh-CN"/>
        </w:rPr>
        <w:lastRenderedPageBreak/>
        <w:t>matching to in-house authentic standards together with mass accuracy within 3 ppm; and Level 2b, putatively annotated by mass accuracy within 3 ppm in combination with MS/MS spectral matching.</w:t>
      </w:r>
      <w:r w:rsidR="006B3939">
        <w:rPr>
          <w:rFonts w:ascii="Times New Roman" w:hAnsi="Times New Roman" w:cs="Times New Roman" w:hint="eastAsia"/>
          <w:iCs/>
          <w:lang w:eastAsia="zh-CN"/>
        </w:rPr>
        <w:t xml:space="preserve"> </w:t>
      </w:r>
    </w:p>
    <w:p w14:paraId="1EDEC563" w14:textId="113734EC" w:rsidR="00054670" w:rsidRPr="004626BE" w:rsidRDefault="00054670" w:rsidP="00C5189C">
      <w:pPr>
        <w:spacing w:after="0"/>
        <w:jc w:val="both"/>
        <w:rPr>
          <w:rFonts w:ascii="Times New Roman" w:eastAsia="Times New Roman" w:hAnsi="Times New Roman" w:cs="Times New Roman"/>
          <w:b/>
          <w:bCs/>
          <w:iCs/>
        </w:rPr>
      </w:pPr>
      <w:r w:rsidRPr="004626BE">
        <w:rPr>
          <w:rFonts w:ascii="Times New Roman" w:eastAsia="Times New Roman" w:hAnsi="Times New Roman" w:cs="Times New Roman"/>
          <w:b/>
          <w:bCs/>
          <w:iCs/>
        </w:rPr>
        <w:t xml:space="preserve">Differential </w:t>
      </w:r>
      <w:r w:rsidRPr="004626BE">
        <w:rPr>
          <w:rFonts w:ascii="Times New Roman" w:hAnsi="Times New Roman" w:cs="Times New Roman" w:hint="eastAsia"/>
          <w:b/>
          <w:bCs/>
          <w:iCs/>
          <w:lang w:eastAsia="zh-CN"/>
        </w:rPr>
        <w:t xml:space="preserve">Protein and </w:t>
      </w:r>
      <w:r w:rsidR="004F4332" w:rsidRPr="004626BE">
        <w:rPr>
          <w:rFonts w:ascii="Times New Roman" w:hAnsi="Times New Roman" w:cs="Times New Roman" w:hint="eastAsia"/>
          <w:b/>
          <w:bCs/>
          <w:iCs/>
          <w:lang w:eastAsia="zh-CN"/>
        </w:rPr>
        <w:t>Metabolite</w:t>
      </w:r>
      <w:r w:rsidRPr="004626BE">
        <w:rPr>
          <w:rFonts w:ascii="Times New Roman" w:eastAsia="Times New Roman" w:hAnsi="Times New Roman" w:cs="Times New Roman"/>
          <w:b/>
          <w:bCs/>
          <w:iCs/>
        </w:rPr>
        <w:t xml:space="preserve"> Expression Analysis</w:t>
      </w:r>
    </w:p>
    <w:p w14:paraId="7ACCE3C2" w14:textId="617B6D89" w:rsidR="00BB3CCF" w:rsidRDefault="00C161F3" w:rsidP="00462468">
      <w:pPr>
        <w:jc w:val="both"/>
        <w:rPr>
          <w:rFonts w:ascii="Times New Roman" w:hAnsi="Times New Roman" w:cs="Times New Roman"/>
          <w:iCs/>
          <w:lang w:eastAsia="zh-CN"/>
        </w:rPr>
      </w:pPr>
      <w:r>
        <w:rPr>
          <w:rFonts w:ascii="Times New Roman" w:hAnsi="Times New Roman" w:cs="Times New Roman" w:hint="eastAsia"/>
          <w:iCs/>
          <w:lang w:eastAsia="zh-CN"/>
        </w:rPr>
        <w:t xml:space="preserve">The </w:t>
      </w:r>
      <w:r w:rsidR="00C90498" w:rsidRPr="00C90498">
        <w:rPr>
          <w:rFonts w:ascii="Times New Roman" w:hAnsi="Times New Roman" w:cs="Times New Roman"/>
          <w:iCs/>
          <w:lang w:eastAsia="zh-CN"/>
        </w:rPr>
        <w:t xml:space="preserve">proteomics and metabolomics data were preprocessed in Perseus (v1.6.15.0) to generate </w:t>
      </w:r>
      <w:r w:rsidR="003A16FB">
        <w:rPr>
          <w:rFonts w:ascii="Times New Roman" w:hAnsi="Times New Roman" w:cs="Times New Roman" w:hint="eastAsia"/>
          <w:iCs/>
          <w:lang w:eastAsia="zh-CN"/>
        </w:rPr>
        <w:t>expression</w:t>
      </w:r>
      <w:r w:rsidR="00C90498" w:rsidRPr="00C90498">
        <w:rPr>
          <w:rFonts w:ascii="Times New Roman" w:hAnsi="Times New Roman" w:cs="Times New Roman"/>
          <w:iCs/>
          <w:lang w:eastAsia="zh-CN"/>
        </w:rPr>
        <w:t xml:space="preserve"> matrices with no missing values and approximately normal distributions for downstream analyses.</w:t>
      </w:r>
      <w:r w:rsidR="004116E8">
        <w:rPr>
          <w:rFonts w:ascii="Times New Roman" w:hAnsi="Times New Roman" w:cs="Times New Roman" w:hint="eastAsia"/>
          <w:iCs/>
          <w:lang w:eastAsia="zh-CN"/>
        </w:rPr>
        <w:t xml:space="preserve"> </w:t>
      </w:r>
      <w:r w:rsidR="005E1EF8" w:rsidRPr="005E1EF8">
        <w:rPr>
          <w:rFonts w:ascii="Times New Roman" w:hAnsi="Times New Roman" w:cs="Times New Roman"/>
          <w:iCs/>
          <w:lang w:eastAsia="zh-CN"/>
        </w:rPr>
        <w:t>Per-feature differences were assessed using two-sided Student’s T-tests. Multiple testing was controlled with a permutation-based false discovery rate procedure (</w:t>
      </w:r>
      <w:r w:rsidR="00A3491A">
        <w:rPr>
          <w:rFonts w:ascii="Times New Roman" w:hAnsi="Times New Roman" w:cs="Times New Roman" w:hint="eastAsia"/>
          <w:iCs/>
          <w:lang w:eastAsia="zh-CN"/>
        </w:rPr>
        <w:t>FDR&lt;0.05</w:t>
      </w:r>
      <w:r w:rsidR="005E1EF8" w:rsidRPr="005E1EF8">
        <w:rPr>
          <w:rFonts w:ascii="Times New Roman" w:hAnsi="Times New Roman" w:cs="Times New Roman"/>
          <w:iCs/>
          <w:lang w:eastAsia="zh-CN"/>
        </w:rPr>
        <w:t xml:space="preserve">) using 250 label permutations; group assignments were not constrained during permutation, and the SAM s₀ parameter was set to 0.1 to stabilize variance estimates. </w:t>
      </w:r>
      <w:r w:rsidR="00D24470">
        <w:rPr>
          <w:rFonts w:ascii="Times New Roman" w:hAnsi="Times New Roman" w:cs="Times New Roman" w:hint="eastAsia"/>
          <w:iCs/>
          <w:lang w:eastAsia="zh-CN"/>
        </w:rPr>
        <w:t>Abundance</w:t>
      </w:r>
      <w:r w:rsidR="00B7059F" w:rsidRPr="00B7059F">
        <w:rPr>
          <w:rFonts w:ascii="Times New Roman" w:hAnsi="Times New Roman" w:cs="Times New Roman"/>
          <w:iCs/>
          <w:lang w:eastAsia="zh-CN"/>
        </w:rPr>
        <w:t xml:space="preserve"> w</w:t>
      </w:r>
      <w:r w:rsidR="00D24470">
        <w:rPr>
          <w:rFonts w:ascii="Times New Roman" w:hAnsi="Times New Roman" w:cs="Times New Roman" w:hint="eastAsia"/>
          <w:iCs/>
          <w:lang w:eastAsia="zh-CN"/>
        </w:rPr>
        <w:t>as</w:t>
      </w:r>
      <w:r w:rsidR="00B7059F" w:rsidRPr="00B7059F">
        <w:rPr>
          <w:rFonts w:ascii="Times New Roman" w:hAnsi="Times New Roman" w:cs="Times New Roman"/>
          <w:iCs/>
          <w:lang w:eastAsia="zh-CN"/>
        </w:rPr>
        <w:t xml:space="preserve"> normalized for each tissue using DESeq2 median of ratios</w:t>
      </w:r>
      <w:r w:rsidR="00D24470">
        <w:rPr>
          <w:rFonts w:ascii="Times New Roman" w:hAnsi="Times New Roman" w:cs="Times New Roman" w:hint="eastAsia"/>
          <w:iCs/>
          <w:lang w:eastAsia="zh-CN"/>
        </w:rPr>
        <w:t xml:space="preserve">. </w:t>
      </w:r>
      <w:r w:rsidR="005E1EF8" w:rsidRPr="005E1EF8">
        <w:rPr>
          <w:rFonts w:ascii="Times New Roman" w:hAnsi="Times New Roman" w:cs="Times New Roman"/>
          <w:iCs/>
          <w:lang w:eastAsia="zh-CN"/>
        </w:rPr>
        <w:t xml:space="preserve">Proteins and metabolites were classified as differentially expressed when their fold change exceeded 1.2 or was below 0.83 and the </w:t>
      </w:r>
      <w:r w:rsidR="00625551" w:rsidRPr="00625551">
        <w:rPr>
          <w:rFonts w:ascii="Times New Roman" w:hAnsi="Times New Roman" w:cs="Times New Roman" w:hint="eastAsia"/>
          <w:i/>
          <w:lang w:eastAsia="zh-CN"/>
        </w:rPr>
        <w:t>P</w:t>
      </w:r>
      <w:r w:rsidR="00625551">
        <w:rPr>
          <w:rFonts w:ascii="Times New Roman" w:hAnsi="Times New Roman" w:cs="Times New Roman" w:hint="eastAsia"/>
          <w:iCs/>
          <w:lang w:eastAsia="zh-CN"/>
        </w:rPr>
        <w:t xml:space="preserve"> </w:t>
      </w:r>
      <w:r w:rsidR="005E1EF8" w:rsidRPr="005E1EF8">
        <w:rPr>
          <w:rFonts w:ascii="Times New Roman" w:hAnsi="Times New Roman" w:cs="Times New Roman"/>
          <w:iCs/>
          <w:lang w:eastAsia="zh-CN"/>
        </w:rPr>
        <w:t>value was &lt; 0.05.</w:t>
      </w:r>
      <w:r w:rsidR="002735F8" w:rsidRPr="002735F8">
        <w:t xml:space="preserve"> </w:t>
      </w:r>
      <w:r w:rsidR="002735F8" w:rsidRPr="002735F8">
        <w:rPr>
          <w:rFonts w:ascii="Times New Roman" w:hAnsi="Times New Roman" w:cs="Times New Roman"/>
          <w:iCs/>
          <w:lang w:eastAsia="zh-CN"/>
        </w:rPr>
        <w:t xml:space="preserve">Differentially expressed proteins </w:t>
      </w:r>
      <w:bookmarkStart w:id="95" w:name="_Hlk208856012"/>
      <w:r w:rsidR="002735F8" w:rsidRPr="002735F8">
        <w:rPr>
          <w:rFonts w:ascii="Times New Roman" w:hAnsi="Times New Roman" w:cs="Times New Roman"/>
          <w:iCs/>
          <w:lang w:eastAsia="zh-CN"/>
        </w:rPr>
        <w:t xml:space="preserve">(DEPs) </w:t>
      </w:r>
      <w:r w:rsidR="002735F8">
        <w:rPr>
          <w:rFonts w:ascii="Times New Roman" w:hAnsi="Times New Roman" w:cs="Times New Roman" w:hint="eastAsia"/>
          <w:iCs/>
          <w:lang w:eastAsia="zh-CN"/>
        </w:rPr>
        <w:t xml:space="preserve">and </w:t>
      </w:r>
      <w:r w:rsidR="00C1598D">
        <w:rPr>
          <w:rFonts w:ascii="Times New Roman" w:hAnsi="Times New Roman" w:cs="Times New Roman" w:hint="eastAsia"/>
          <w:iCs/>
          <w:lang w:eastAsia="zh-CN"/>
        </w:rPr>
        <w:t>d</w:t>
      </w:r>
      <w:r w:rsidR="002735F8" w:rsidRPr="002735F8">
        <w:rPr>
          <w:rFonts w:ascii="Times New Roman" w:hAnsi="Times New Roman" w:cs="Times New Roman"/>
          <w:iCs/>
          <w:lang w:eastAsia="zh-CN"/>
        </w:rPr>
        <w:t xml:space="preserve">ifferentially expressed </w:t>
      </w:r>
      <w:r w:rsidR="002735F8">
        <w:rPr>
          <w:rFonts w:ascii="Times New Roman" w:hAnsi="Times New Roman" w:cs="Times New Roman" w:hint="eastAsia"/>
          <w:iCs/>
          <w:lang w:eastAsia="zh-CN"/>
        </w:rPr>
        <w:t>metabol</w:t>
      </w:r>
      <w:r w:rsidR="00CE5508">
        <w:rPr>
          <w:rFonts w:ascii="Times New Roman" w:hAnsi="Times New Roman" w:cs="Times New Roman" w:hint="eastAsia"/>
          <w:iCs/>
          <w:lang w:eastAsia="zh-CN"/>
        </w:rPr>
        <w:t>ite</w:t>
      </w:r>
      <w:r w:rsidR="002735F8" w:rsidRPr="002735F8">
        <w:rPr>
          <w:rFonts w:ascii="Times New Roman" w:hAnsi="Times New Roman" w:cs="Times New Roman"/>
          <w:iCs/>
          <w:lang w:eastAsia="zh-CN"/>
        </w:rPr>
        <w:t>s (DE</w:t>
      </w:r>
      <w:r w:rsidR="002735F8">
        <w:rPr>
          <w:rFonts w:ascii="Times New Roman" w:hAnsi="Times New Roman" w:cs="Times New Roman" w:hint="eastAsia"/>
          <w:iCs/>
          <w:lang w:eastAsia="zh-CN"/>
        </w:rPr>
        <w:t>M</w:t>
      </w:r>
      <w:r w:rsidR="002735F8" w:rsidRPr="002735F8">
        <w:rPr>
          <w:rFonts w:ascii="Times New Roman" w:hAnsi="Times New Roman" w:cs="Times New Roman"/>
          <w:iCs/>
          <w:lang w:eastAsia="zh-CN"/>
        </w:rPr>
        <w:t>s)</w:t>
      </w:r>
      <w:bookmarkEnd w:id="95"/>
      <w:r w:rsidR="00CE5508">
        <w:rPr>
          <w:rFonts w:ascii="Times New Roman" w:hAnsi="Times New Roman" w:cs="Times New Roman" w:hint="eastAsia"/>
          <w:iCs/>
          <w:lang w:eastAsia="zh-CN"/>
        </w:rPr>
        <w:t xml:space="preserve"> </w:t>
      </w:r>
      <w:r w:rsidR="002735F8" w:rsidRPr="002735F8">
        <w:rPr>
          <w:rFonts w:ascii="Times New Roman" w:hAnsi="Times New Roman" w:cs="Times New Roman"/>
          <w:iCs/>
          <w:lang w:eastAsia="zh-CN"/>
        </w:rPr>
        <w:t xml:space="preserve">were further annotated against </w:t>
      </w:r>
      <w:r w:rsidR="00577210" w:rsidRPr="00577210">
        <w:rPr>
          <w:rFonts w:ascii="Times New Roman" w:hAnsi="Times New Roman" w:cs="Times New Roman"/>
          <w:iCs/>
          <w:lang w:eastAsia="zh-CN"/>
        </w:rPr>
        <w:t>Gene Ontology</w:t>
      </w:r>
      <w:r w:rsidR="00577210">
        <w:rPr>
          <w:rFonts w:ascii="Times New Roman" w:hAnsi="Times New Roman" w:cs="Times New Roman" w:hint="eastAsia"/>
          <w:iCs/>
          <w:lang w:eastAsia="zh-CN"/>
        </w:rPr>
        <w:t xml:space="preserve"> (</w:t>
      </w:r>
      <w:r w:rsidR="00CE5508">
        <w:rPr>
          <w:rFonts w:ascii="Times New Roman" w:hAnsi="Times New Roman" w:cs="Times New Roman" w:hint="eastAsia"/>
          <w:iCs/>
          <w:lang w:eastAsia="zh-CN"/>
        </w:rPr>
        <w:t>GO</w:t>
      </w:r>
      <w:r w:rsidR="00577210">
        <w:rPr>
          <w:rFonts w:ascii="Times New Roman" w:hAnsi="Times New Roman" w:cs="Times New Roman" w:hint="eastAsia"/>
          <w:iCs/>
          <w:lang w:eastAsia="zh-CN"/>
        </w:rPr>
        <w:t>)</w:t>
      </w:r>
      <w:r w:rsidR="00CE5508">
        <w:rPr>
          <w:rFonts w:ascii="Times New Roman" w:hAnsi="Times New Roman" w:cs="Times New Roman" w:hint="eastAsia"/>
          <w:iCs/>
          <w:lang w:eastAsia="zh-CN"/>
        </w:rPr>
        <w:t xml:space="preserve"> and </w:t>
      </w:r>
      <w:r w:rsidR="002735F8" w:rsidRPr="002735F8">
        <w:rPr>
          <w:rFonts w:ascii="Times New Roman" w:hAnsi="Times New Roman" w:cs="Times New Roman"/>
          <w:iCs/>
          <w:lang w:eastAsia="zh-CN"/>
        </w:rPr>
        <w:t xml:space="preserve">KEGG databases to determine their functions. </w:t>
      </w:r>
    </w:p>
    <w:p w14:paraId="43FAC3B3" w14:textId="7B70B1B9" w:rsidR="00C5189C" w:rsidRPr="004626BE" w:rsidRDefault="00C2501E" w:rsidP="00452E3C">
      <w:pPr>
        <w:spacing w:after="0"/>
        <w:jc w:val="both"/>
        <w:rPr>
          <w:rFonts w:ascii="Times New Roman" w:hAnsi="Times New Roman" w:cs="Times New Roman"/>
          <w:b/>
          <w:bCs/>
          <w:iCs/>
          <w:lang w:eastAsia="zh-CN"/>
        </w:rPr>
      </w:pPr>
      <w:r w:rsidRPr="004626BE">
        <w:rPr>
          <w:rFonts w:ascii="Times New Roman" w:hAnsi="Times New Roman" w:cs="Times New Roman"/>
          <w:b/>
          <w:bCs/>
          <w:iCs/>
          <w:lang w:eastAsia="zh-CN"/>
        </w:rPr>
        <w:t xml:space="preserve">proteomics and </w:t>
      </w:r>
      <w:r w:rsidRPr="004626BE">
        <w:rPr>
          <w:rFonts w:ascii="Times New Roman" w:hAnsi="Times New Roman" w:cs="Times New Roman" w:hint="eastAsia"/>
          <w:b/>
          <w:bCs/>
          <w:iCs/>
          <w:lang w:eastAsia="zh-CN"/>
        </w:rPr>
        <w:t>metab</w:t>
      </w:r>
      <w:r w:rsidRPr="004626BE">
        <w:rPr>
          <w:rFonts w:ascii="Times New Roman" w:hAnsi="Times New Roman" w:cs="Times New Roman"/>
          <w:b/>
          <w:bCs/>
          <w:iCs/>
          <w:lang w:eastAsia="zh-CN"/>
        </w:rPr>
        <w:t>o</w:t>
      </w:r>
      <w:r w:rsidR="00A430EB" w:rsidRPr="004626BE">
        <w:rPr>
          <w:rFonts w:ascii="Times New Roman" w:hAnsi="Times New Roman" w:cs="Times New Roman" w:hint="eastAsia"/>
          <w:b/>
          <w:bCs/>
          <w:iCs/>
          <w:lang w:eastAsia="zh-CN"/>
        </w:rPr>
        <w:t>lo</w:t>
      </w:r>
      <w:r w:rsidRPr="004626BE">
        <w:rPr>
          <w:rFonts w:ascii="Times New Roman" w:hAnsi="Times New Roman" w:cs="Times New Roman"/>
          <w:b/>
          <w:bCs/>
          <w:iCs/>
          <w:lang w:eastAsia="zh-CN"/>
        </w:rPr>
        <w:t xml:space="preserve">mics </w:t>
      </w:r>
      <w:r w:rsidR="006F08FD">
        <w:rPr>
          <w:rFonts w:ascii="Times New Roman" w:hAnsi="Times New Roman" w:cs="Times New Roman" w:hint="eastAsia"/>
          <w:b/>
          <w:bCs/>
          <w:iCs/>
          <w:lang w:eastAsia="zh-CN"/>
        </w:rPr>
        <w:t>functional</w:t>
      </w:r>
      <w:r w:rsidRPr="004626BE">
        <w:rPr>
          <w:rFonts w:ascii="Times New Roman" w:hAnsi="Times New Roman" w:cs="Times New Roman"/>
          <w:b/>
          <w:bCs/>
          <w:iCs/>
          <w:lang w:eastAsia="zh-CN"/>
        </w:rPr>
        <w:t xml:space="preserve"> enrichment</w:t>
      </w:r>
    </w:p>
    <w:p w14:paraId="7B723127" w14:textId="77777777" w:rsidR="00F54D4B" w:rsidRDefault="001D7919" w:rsidP="00F54D4B">
      <w:pPr>
        <w:jc w:val="both"/>
        <w:rPr>
          <w:rFonts w:ascii="Times New Roman" w:hAnsi="Times New Roman" w:cs="Times New Roman"/>
          <w:iCs/>
          <w:lang w:eastAsia="zh-CN"/>
        </w:rPr>
      </w:pPr>
      <w:r>
        <w:rPr>
          <w:rFonts w:ascii="Times New Roman" w:hAnsi="Times New Roman" w:cs="Times New Roman" w:hint="eastAsia"/>
          <w:iCs/>
          <w:lang w:eastAsia="zh-CN"/>
        </w:rPr>
        <w:t>F</w:t>
      </w:r>
      <w:r w:rsidR="00DC29C0" w:rsidRPr="00DC29C0">
        <w:rPr>
          <w:rFonts w:ascii="Times New Roman" w:hAnsi="Times New Roman" w:cs="Times New Roman"/>
          <w:iCs/>
          <w:lang w:eastAsia="zh-CN"/>
        </w:rPr>
        <w:t>unctional</w:t>
      </w:r>
      <w:r w:rsidR="00DC29C0">
        <w:rPr>
          <w:rFonts w:ascii="Times New Roman" w:hAnsi="Times New Roman" w:cs="Times New Roman"/>
          <w:iCs/>
          <w:lang w:eastAsia="zh-CN"/>
        </w:rPr>
        <w:t xml:space="preserve"> </w:t>
      </w:r>
      <w:r w:rsidR="00DC29C0" w:rsidRPr="00DC29C0">
        <w:rPr>
          <w:rFonts w:ascii="Times New Roman" w:hAnsi="Times New Roman" w:cs="Times New Roman"/>
          <w:iCs/>
          <w:lang w:eastAsia="zh-CN"/>
        </w:rPr>
        <w:t>enrichment</w:t>
      </w:r>
      <w:r w:rsidR="00DC29C0">
        <w:rPr>
          <w:rFonts w:ascii="Times New Roman" w:hAnsi="Times New Roman" w:cs="Times New Roman" w:hint="eastAsia"/>
          <w:iCs/>
          <w:lang w:eastAsia="zh-CN"/>
        </w:rPr>
        <w:t xml:space="preserve"> </w:t>
      </w:r>
      <w:r w:rsidR="00577210">
        <w:rPr>
          <w:rFonts w:ascii="Times New Roman" w:hAnsi="Times New Roman" w:cs="Times New Roman" w:hint="eastAsia"/>
          <w:iCs/>
          <w:lang w:eastAsia="zh-CN"/>
        </w:rPr>
        <w:t>GO</w:t>
      </w:r>
      <w:r w:rsidR="00577210" w:rsidRPr="00577210">
        <w:rPr>
          <w:rFonts w:ascii="Times New Roman" w:hAnsi="Times New Roman" w:cs="Times New Roman"/>
          <w:iCs/>
          <w:lang w:eastAsia="zh-CN"/>
        </w:rPr>
        <w:t xml:space="preserve"> and KEGG </w:t>
      </w:r>
      <w:r w:rsidR="00E8098A" w:rsidRPr="00577210">
        <w:rPr>
          <w:rFonts w:ascii="Times New Roman" w:hAnsi="Times New Roman" w:cs="Times New Roman"/>
          <w:iCs/>
          <w:lang w:eastAsia="zh-CN"/>
        </w:rPr>
        <w:t>pathways</w:t>
      </w:r>
      <w:r w:rsidR="00E8098A" w:rsidRPr="000A005E">
        <w:rPr>
          <w:rFonts w:ascii="Times New Roman" w:hAnsi="Times New Roman" w:cs="Times New Roman"/>
          <w:iCs/>
          <w:lang w:eastAsia="zh-CN"/>
        </w:rPr>
        <w:t xml:space="preserve"> analysis</w:t>
      </w:r>
      <w:r w:rsidR="000A005E" w:rsidRPr="000A005E">
        <w:rPr>
          <w:rFonts w:ascii="Times New Roman" w:hAnsi="Times New Roman" w:cs="Times New Roman"/>
          <w:iCs/>
          <w:lang w:eastAsia="zh-CN"/>
        </w:rPr>
        <w:t xml:space="preserve"> </w:t>
      </w:r>
      <w:r w:rsidR="002B6587" w:rsidRPr="002B6587">
        <w:rPr>
          <w:rFonts w:ascii="Times New Roman" w:hAnsi="Times New Roman" w:cs="Times New Roman"/>
          <w:iCs/>
          <w:lang w:eastAsia="zh-CN"/>
        </w:rPr>
        <w:t>for</w:t>
      </w:r>
      <w:r w:rsidR="002B6587">
        <w:rPr>
          <w:rFonts w:ascii="Times New Roman" w:hAnsi="Times New Roman" w:cs="Times New Roman" w:hint="eastAsia"/>
          <w:iCs/>
          <w:lang w:eastAsia="zh-CN"/>
        </w:rPr>
        <w:t xml:space="preserve"> </w:t>
      </w:r>
      <w:r w:rsidR="002B6587" w:rsidRPr="002B6587">
        <w:rPr>
          <w:rFonts w:ascii="Times New Roman" w:hAnsi="Times New Roman" w:cs="Times New Roman"/>
          <w:iCs/>
          <w:lang w:eastAsia="zh-CN"/>
        </w:rPr>
        <w:t>DEPs</w:t>
      </w:r>
      <w:r w:rsidR="002B6587">
        <w:rPr>
          <w:rFonts w:ascii="Times New Roman" w:hAnsi="Times New Roman" w:cs="Times New Roman" w:hint="eastAsia"/>
          <w:iCs/>
          <w:lang w:eastAsia="zh-CN"/>
        </w:rPr>
        <w:t xml:space="preserve"> </w:t>
      </w:r>
      <w:r w:rsidR="002B6587" w:rsidRPr="002B6587">
        <w:rPr>
          <w:rFonts w:ascii="Times New Roman" w:hAnsi="Times New Roman" w:cs="Times New Roman"/>
          <w:iCs/>
          <w:lang w:eastAsia="zh-CN"/>
        </w:rPr>
        <w:t>and DEM</w:t>
      </w:r>
      <w:r w:rsidR="002B6587">
        <w:rPr>
          <w:rFonts w:ascii="Times New Roman" w:hAnsi="Times New Roman" w:cs="Times New Roman" w:hint="eastAsia"/>
          <w:iCs/>
          <w:lang w:eastAsia="zh-CN"/>
        </w:rPr>
        <w:t>s</w:t>
      </w:r>
      <w:r w:rsidR="002B6587" w:rsidRPr="002B6587">
        <w:rPr>
          <w:rFonts w:ascii="Times New Roman" w:hAnsi="Times New Roman" w:cs="Times New Roman"/>
          <w:iCs/>
          <w:lang w:eastAsia="zh-CN"/>
        </w:rPr>
        <w:t xml:space="preserve"> was performed in R using the clusterProfiler package.</w:t>
      </w:r>
      <w:r w:rsidR="002B6587">
        <w:rPr>
          <w:rFonts w:ascii="Times New Roman" w:hAnsi="Times New Roman" w:cs="Times New Roman" w:hint="eastAsia"/>
          <w:iCs/>
          <w:lang w:eastAsia="zh-CN"/>
        </w:rPr>
        <w:t xml:space="preserve"> </w:t>
      </w:r>
      <w:r w:rsidR="005D116C">
        <w:rPr>
          <w:rFonts w:ascii="Times New Roman" w:hAnsi="Times New Roman" w:cs="Times New Roman" w:hint="eastAsia"/>
          <w:iCs/>
          <w:lang w:eastAsia="zh-CN"/>
        </w:rPr>
        <w:t xml:space="preserve">The </w:t>
      </w:r>
      <w:r w:rsidR="005D116C" w:rsidRPr="00733795">
        <w:rPr>
          <w:rFonts w:ascii="Times New Roman" w:hAnsi="Times New Roman" w:cs="Times New Roman"/>
          <w:i/>
          <w:lang w:eastAsia="zh-CN"/>
        </w:rPr>
        <w:t>P</w:t>
      </w:r>
      <w:r w:rsidR="005D116C" w:rsidRPr="005D116C">
        <w:rPr>
          <w:rFonts w:ascii="Times New Roman" w:hAnsi="Times New Roman" w:cs="Times New Roman"/>
          <w:iCs/>
          <w:lang w:eastAsia="zh-CN"/>
        </w:rPr>
        <w:t xml:space="preserve"> values were adjusted for multiple testing by the Benjamini–Hochberg </w:t>
      </w:r>
      <w:r w:rsidR="00395012">
        <w:rPr>
          <w:rFonts w:ascii="Times New Roman" w:hAnsi="Times New Roman" w:cs="Times New Roman" w:hint="eastAsia"/>
          <w:iCs/>
          <w:lang w:eastAsia="zh-CN"/>
        </w:rPr>
        <w:t>method</w:t>
      </w:r>
      <w:r w:rsidR="005D116C" w:rsidRPr="005D116C">
        <w:rPr>
          <w:rFonts w:ascii="Times New Roman" w:hAnsi="Times New Roman" w:cs="Times New Roman"/>
          <w:iCs/>
          <w:lang w:eastAsia="zh-CN"/>
        </w:rPr>
        <w:t xml:space="preserve">, and </w:t>
      </w:r>
      <w:r w:rsidR="00395012">
        <w:rPr>
          <w:rFonts w:ascii="Times New Roman" w:hAnsi="Times New Roman" w:cs="Times New Roman" w:hint="eastAsia"/>
          <w:iCs/>
          <w:lang w:eastAsia="zh-CN"/>
        </w:rPr>
        <w:t xml:space="preserve">pathway </w:t>
      </w:r>
      <w:r w:rsidR="005D116C" w:rsidRPr="005D116C">
        <w:rPr>
          <w:rFonts w:ascii="Times New Roman" w:hAnsi="Times New Roman" w:cs="Times New Roman"/>
          <w:iCs/>
          <w:lang w:eastAsia="zh-CN"/>
        </w:rPr>
        <w:t xml:space="preserve">terms were retained only when both the adjusted </w:t>
      </w:r>
      <w:r w:rsidR="005D116C" w:rsidRPr="00625551">
        <w:rPr>
          <w:rFonts w:ascii="Times New Roman" w:hAnsi="Times New Roman" w:cs="Times New Roman"/>
          <w:i/>
          <w:lang w:eastAsia="zh-CN"/>
        </w:rPr>
        <w:t>P</w:t>
      </w:r>
      <w:r w:rsidR="005D116C" w:rsidRPr="005D116C">
        <w:rPr>
          <w:rFonts w:ascii="Times New Roman" w:hAnsi="Times New Roman" w:cs="Times New Roman"/>
          <w:iCs/>
          <w:lang w:eastAsia="zh-CN"/>
        </w:rPr>
        <w:t xml:space="preserve"> value (</w:t>
      </w:r>
      <w:r w:rsidR="005D116C" w:rsidRPr="009D5066">
        <w:rPr>
          <w:rFonts w:ascii="Times New Roman" w:hAnsi="Times New Roman" w:cs="Times New Roman"/>
          <w:i/>
          <w:lang w:eastAsia="zh-CN"/>
        </w:rPr>
        <w:t>P</w:t>
      </w:r>
      <w:r w:rsidR="005D116C" w:rsidRPr="005D116C">
        <w:rPr>
          <w:rFonts w:ascii="Times New Roman" w:hAnsi="Times New Roman" w:cs="Times New Roman"/>
          <w:iCs/>
          <w:lang w:eastAsia="zh-CN"/>
        </w:rPr>
        <w:t xml:space="preserve">adj) and the estimated FDR (q value) were </w:t>
      </w:r>
      <w:r w:rsidR="005E310F">
        <w:rPr>
          <w:rFonts w:ascii="Times New Roman" w:hAnsi="Times New Roman" w:cs="Times New Roman" w:hint="eastAsia"/>
          <w:iCs/>
          <w:lang w:eastAsia="zh-CN"/>
        </w:rPr>
        <w:t>less than</w:t>
      </w:r>
      <w:r w:rsidR="005D116C" w:rsidRPr="005D116C">
        <w:rPr>
          <w:rFonts w:ascii="Times New Roman" w:hAnsi="Times New Roman" w:cs="Times New Roman"/>
          <w:iCs/>
          <w:lang w:eastAsia="zh-CN"/>
        </w:rPr>
        <w:t xml:space="preserve"> 0.05</w:t>
      </w:r>
      <w:r w:rsidR="00395012">
        <w:rPr>
          <w:rFonts w:ascii="Times New Roman" w:hAnsi="Times New Roman" w:cs="Times New Roman" w:hint="eastAsia"/>
          <w:iCs/>
          <w:lang w:eastAsia="zh-CN"/>
        </w:rPr>
        <w:t xml:space="preserve">. </w:t>
      </w:r>
      <w:r w:rsidR="00122DB0" w:rsidRPr="00122DB0">
        <w:rPr>
          <w:rFonts w:ascii="Times New Roman" w:hAnsi="Times New Roman" w:cs="Times New Roman"/>
          <w:iCs/>
          <w:lang w:eastAsia="zh-CN"/>
        </w:rPr>
        <w:t xml:space="preserve">To further </w:t>
      </w:r>
      <w:r w:rsidR="00122DB0">
        <w:rPr>
          <w:rFonts w:ascii="Times New Roman" w:hAnsi="Times New Roman" w:cs="Times New Roman" w:hint="eastAsia"/>
          <w:iCs/>
          <w:lang w:eastAsia="zh-CN"/>
        </w:rPr>
        <w:t>clarify</w:t>
      </w:r>
      <w:r w:rsidR="00122DB0" w:rsidRPr="00122DB0">
        <w:rPr>
          <w:rFonts w:ascii="Times New Roman" w:hAnsi="Times New Roman" w:cs="Times New Roman"/>
          <w:iCs/>
          <w:lang w:eastAsia="zh-CN"/>
        </w:rPr>
        <w:t xml:space="preserve"> pathway function, significantly enriched pathways were categorized and annotated with the ggsankey package, mapping </w:t>
      </w:r>
      <w:r w:rsidR="00131409">
        <w:rPr>
          <w:rFonts w:ascii="Times New Roman" w:hAnsi="Times New Roman" w:cs="Times New Roman" w:hint="eastAsia"/>
          <w:iCs/>
          <w:lang w:eastAsia="zh-CN"/>
        </w:rPr>
        <w:t>c</w:t>
      </w:r>
      <w:r w:rsidR="00131409" w:rsidRPr="00131409">
        <w:rPr>
          <w:rFonts w:ascii="Times New Roman" w:hAnsi="Times New Roman" w:cs="Times New Roman"/>
          <w:iCs/>
          <w:lang w:eastAsia="zh-CN"/>
        </w:rPr>
        <w:t>lassification</w:t>
      </w:r>
      <w:r w:rsidR="00122DB0" w:rsidRPr="00122DB0">
        <w:rPr>
          <w:rFonts w:ascii="Times New Roman" w:hAnsi="Times New Roman" w:cs="Times New Roman"/>
          <w:iCs/>
          <w:lang w:eastAsia="zh-CN"/>
        </w:rPr>
        <w:t xml:space="preserve">-to-pathway relationships as Sankey flows. </w:t>
      </w:r>
      <w:r w:rsidR="00F54D4B" w:rsidRPr="00F54D4B">
        <w:rPr>
          <w:rFonts w:ascii="Times New Roman" w:hAnsi="Times New Roman" w:cs="Times New Roman"/>
          <w:iCs/>
          <w:lang w:eastAsia="zh-CN"/>
        </w:rPr>
        <w:t>The GOplot z-score reflects whether up- or down-regulated proteins predominate within a pathway or biological process, indicating a likely activation (positive values) or suppression (negative values).</w:t>
      </w:r>
    </w:p>
    <w:p w14:paraId="71E61B46" w14:textId="7851F6B3" w:rsidR="00272627" w:rsidRPr="00F00C4B" w:rsidRDefault="00272627" w:rsidP="00F54D4B">
      <w:pPr>
        <w:spacing w:after="0"/>
        <w:jc w:val="both"/>
        <w:rPr>
          <w:rFonts w:ascii="Times New Roman" w:hAnsi="Times New Roman" w:cs="Times New Roman"/>
          <w:b/>
          <w:bCs/>
          <w:iCs/>
          <w:lang w:eastAsia="zh-CN"/>
        </w:rPr>
      </w:pPr>
      <w:r w:rsidRPr="00F00C4B">
        <w:rPr>
          <w:rFonts w:ascii="Times New Roman" w:hAnsi="Times New Roman" w:cs="Times New Roman"/>
          <w:b/>
          <w:bCs/>
          <w:iCs/>
          <w:lang w:eastAsia="zh-CN"/>
        </w:rPr>
        <w:t>Temporal expression pattern analysis</w:t>
      </w:r>
      <w:r w:rsidRPr="00F00C4B">
        <w:rPr>
          <w:rFonts w:ascii="Times New Roman" w:hAnsi="Times New Roman" w:cs="Times New Roman" w:hint="eastAsia"/>
          <w:b/>
          <w:bCs/>
          <w:iCs/>
          <w:lang w:eastAsia="zh-CN"/>
        </w:rPr>
        <w:t xml:space="preserve"> </w:t>
      </w:r>
    </w:p>
    <w:p w14:paraId="78E269B5" w14:textId="047427E5" w:rsidR="00225D82" w:rsidRPr="00225D82" w:rsidRDefault="00964C1A" w:rsidP="00462468">
      <w:pPr>
        <w:jc w:val="both"/>
        <w:rPr>
          <w:rFonts w:ascii="Times New Roman" w:hAnsi="Times New Roman" w:cs="Times New Roman"/>
          <w:iCs/>
          <w:lang w:eastAsia="zh-CN"/>
        </w:rPr>
      </w:pPr>
      <w:r>
        <w:rPr>
          <w:rFonts w:ascii="Times New Roman" w:hAnsi="Times New Roman" w:cs="Times New Roman" w:hint="eastAsia"/>
          <w:iCs/>
          <w:lang w:eastAsia="zh-CN"/>
        </w:rPr>
        <w:t>T</w:t>
      </w:r>
      <w:r w:rsidRPr="00964C1A">
        <w:rPr>
          <w:rFonts w:ascii="Times New Roman" w:hAnsi="Times New Roman" w:cs="Times New Roman"/>
          <w:iCs/>
          <w:lang w:eastAsia="zh-CN"/>
        </w:rPr>
        <w:t>emporal expression patterns</w:t>
      </w:r>
      <w:r w:rsidR="00B0549E" w:rsidRPr="00B0549E">
        <w:rPr>
          <w:rFonts w:ascii="Times New Roman" w:hAnsi="Times New Roman" w:cs="Times New Roman"/>
          <w:iCs/>
          <w:lang w:eastAsia="zh-CN"/>
        </w:rPr>
        <w:t xml:space="preserve"> and visualization of the proteomics data were </w:t>
      </w:r>
      <w:r w:rsidR="00225D82">
        <w:rPr>
          <w:rFonts w:ascii="Times New Roman" w:hAnsi="Times New Roman" w:cs="Times New Roman"/>
          <w:iCs/>
          <w:lang w:eastAsia="zh-CN"/>
        </w:rPr>
        <w:t>performed</w:t>
      </w:r>
      <w:r w:rsidR="00B0549E" w:rsidRPr="00B0549E">
        <w:rPr>
          <w:rFonts w:ascii="Times New Roman" w:hAnsi="Times New Roman" w:cs="Times New Roman"/>
          <w:iCs/>
          <w:lang w:eastAsia="zh-CN"/>
        </w:rPr>
        <w:t xml:space="preserve"> with ClusterGVis</w:t>
      </w:r>
      <w:r>
        <w:rPr>
          <w:rFonts w:ascii="Times New Roman" w:hAnsi="Times New Roman" w:cs="Times New Roman" w:hint="eastAsia"/>
          <w:iCs/>
          <w:lang w:eastAsia="zh-CN"/>
        </w:rPr>
        <w:t xml:space="preserve"> R package</w:t>
      </w:r>
      <w:r w:rsidR="00B0549E" w:rsidRPr="00B0549E">
        <w:rPr>
          <w:rFonts w:ascii="Times New Roman" w:hAnsi="Times New Roman" w:cs="Times New Roman"/>
          <w:iCs/>
          <w:lang w:eastAsia="zh-CN"/>
        </w:rPr>
        <w:t xml:space="preserve">, which combines </w:t>
      </w:r>
      <w:r w:rsidR="00225356" w:rsidRPr="00225356">
        <w:rPr>
          <w:rFonts w:ascii="Times New Roman" w:hAnsi="Times New Roman" w:cs="Times New Roman"/>
          <w:iCs/>
          <w:lang w:eastAsia="zh-CN"/>
        </w:rPr>
        <w:t xml:space="preserve">an unsupervised fuzzy c-means </w:t>
      </w:r>
      <w:r w:rsidR="00B0549E" w:rsidRPr="00B0549E">
        <w:rPr>
          <w:rFonts w:ascii="Times New Roman" w:hAnsi="Times New Roman" w:cs="Times New Roman"/>
          <w:iCs/>
          <w:lang w:eastAsia="zh-CN"/>
        </w:rPr>
        <w:t xml:space="preserve">and ComplexHeatmap’s row-wise k-means to capture smooth trajectories and discrete partitions, respectively. </w:t>
      </w:r>
      <w:r w:rsidR="00E63B02">
        <w:rPr>
          <w:rFonts w:ascii="Times New Roman" w:hAnsi="Times New Roman" w:cs="Times New Roman" w:hint="eastAsia"/>
          <w:iCs/>
          <w:lang w:eastAsia="zh-CN"/>
        </w:rPr>
        <w:t xml:space="preserve">The </w:t>
      </w:r>
      <w:r>
        <w:rPr>
          <w:rFonts w:ascii="Times New Roman" w:hAnsi="Times New Roman" w:cs="Times New Roman" w:hint="eastAsia"/>
          <w:iCs/>
          <w:lang w:eastAsia="zh-CN"/>
        </w:rPr>
        <w:t>DEPs</w:t>
      </w:r>
      <w:r w:rsidR="00B0549E" w:rsidRPr="00B0549E">
        <w:rPr>
          <w:rFonts w:ascii="Times New Roman" w:hAnsi="Times New Roman" w:cs="Times New Roman"/>
          <w:iCs/>
          <w:lang w:eastAsia="zh-CN"/>
        </w:rPr>
        <w:t xml:space="preserve"> from brain and liver across seasons were first assigned to clusters according to their temporal expression profiles. </w:t>
      </w:r>
    </w:p>
    <w:p w14:paraId="63285C0D" w14:textId="02987F68" w:rsidR="00F542E3" w:rsidRPr="00F00C4B" w:rsidRDefault="00F542E3" w:rsidP="00EF1AD8">
      <w:pPr>
        <w:spacing w:after="0"/>
        <w:jc w:val="both"/>
        <w:rPr>
          <w:rFonts w:ascii="Times New Roman" w:hAnsi="Times New Roman" w:cs="Times New Roman"/>
          <w:b/>
          <w:bCs/>
          <w:iCs/>
          <w:lang w:eastAsia="zh-CN"/>
        </w:rPr>
      </w:pPr>
      <w:r w:rsidRPr="00F00C4B">
        <w:rPr>
          <w:rFonts w:ascii="Times New Roman" w:hAnsi="Times New Roman" w:cs="Times New Roman"/>
          <w:b/>
          <w:bCs/>
          <w:iCs/>
          <w:lang w:eastAsia="zh-CN"/>
        </w:rPr>
        <w:t xml:space="preserve">Identification of functional </w:t>
      </w:r>
      <w:r w:rsidR="00F00C4B" w:rsidRPr="00F00C4B">
        <w:rPr>
          <w:rFonts w:ascii="Times New Roman" w:hAnsi="Times New Roman" w:cs="Times New Roman"/>
          <w:b/>
          <w:bCs/>
          <w:iCs/>
          <w:lang w:eastAsia="zh-CN"/>
        </w:rPr>
        <w:t xml:space="preserve">community </w:t>
      </w:r>
      <w:r w:rsidRPr="00F00C4B">
        <w:rPr>
          <w:rFonts w:ascii="Times New Roman" w:hAnsi="Times New Roman" w:cs="Times New Roman"/>
          <w:b/>
          <w:bCs/>
          <w:iCs/>
          <w:lang w:eastAsia="zh-CN"/>
        </w:rPr>
        <w:t>modules</w:t>
      </w:r>
    </w:p>
    <w:p w14:paraId="6F964D5E" w14:textId="658D00F7" w:rsidR="0072544C" w:rsidRDefault="0072544C" w:rsidP="00BE07E4">
      <w:pPr>
        <w:spacing w:after="0"/>
        <w:jc w:val="both"/>
        <w:rPr>
          <w:rFonts w:ascii="Times New Roman" w:hAnsi="Times New Roman" w:cs="Times New Roman"/>
          <w:iCs/>
          <w:lang w:eastAsia="zh-CN"/>
        </w:rPr>
      </w:pPr>
      <w:r w:rsidRPr="0072544C">
        <w:rPr>
          <w:rFonts w:ascii="Times New Roman" w:hAnsi="Times New Roman" w:cs="Times New Roman"/>
          <w:iCs/>
          <w:lang w:eastAsia="zh-CN"/>
        </w:rPr>
        <w:t xml:space="preserve">To explore the biological processes associated with DEPs in each temporal cluster, we constructed a GO-term similarity network following a multi-step procedure. First, GO enrichment analysis was performed separately for the DEPs within each cluster. Next, semantic similarity among all significantly enriched GO terms was computed using the “Wang” method. Terms with similarity </w:t>
      </w:r>
      <w:r w:rsidR="00E03EF4">
        <w:rPr>
          <w:rFonts w:ascii="Times New Roman" w:hAnsi="Times New Roman" w:cs="Times New Roman" w:hint="eastAsia"/>
          <w:iCs/>
          <w:lang w:eastAsia="zh-CN"/>
        </w:rPr>
        <w:t>less than</w:t>
      </w:r>
      <w:r w:rsidRPr="0072544C">
        <w:rPr>
          <w:rFonts w:ascii="Times New Roman" w:hAnsi="Times New Roman" w:cs="Times New Roman"/>
          <w:iCs/>
          <w:lang w:eastAsia="zh-CN"/>
        </w:rPr>
        <w:t xml:space="preserve"> 0.7 were retained as representative pathways to minimize redundancy. Based on these semantic similarities, a GO-term network was then generated using the “Jaccard” algorithm, where internal edges with similarity &lt; 0.2 were removed and an external similarity threshold of 0.5 was applied to partition the network into distinct functional communities. Within each community, the most significant GO term (the one with the lowest </w:t>
      </w:r>
      <w:r w:rsidR="00901870" w:rsidRPr="00901870">
        <w:rPr>
          <w:rFonts w:ascii="Times New Roman" w:hAnsi="Times New Roman" w:cs="Times New Roman"/>
          <w:i/>
          <w:lang w:eastAsia="zh-CN"/>
        </w:rPr>
        <w:t>P</w:t>
      </w:r>
      <w:r w:rsidR="00901870" w:rsidRPr="00901870">
        <w:rPr>
          <w:rFonts w:ascii="Times New Roman" w:hAnsi="Times New Roman" w:cs="Times New Roman"/>
          <w:iCs/>
          <w:lang w:eastAsia="zh-CN"/>
        </w:rPr>
        <w:t>adj</w:t>
      </w:r>
      <w:r w:rsidRPr="0072544C">
        <w:rPr>
          <w:rFonts w:ascii="Times New Roman" w:hAnsi="Times New Roman" w:cs="Times New Roman"/>
          <w:iCs/>
          <w:lang w:eastAsia="zh-CN"/>
        </w:rPr>
        <w:t>) was selected as the representative node. These representative modules allowed us to assign biological functions to distinct temporal response patterns.</w:t>
      </w:r>
    </w:p>
    <w:p w14:paraId="7DDA7AFE" w14:textId="77777777" w:rsidR="0072544C" w:rsidRDefault="0072544C" w:rsidP="00BE07E4">
      <w:pPr>
        <w:spacing w:after="0"/>
        <w:jc w:val="both"/>
        <w:rPr>
          <w:rFonts w:ascii="Times New Roman" w:hAnsi="Times New Roman" w:cs="Times New Roman"/>
          <w:iCs/>
          <w:lang w:eastAsia="zh-CN"/>
        </w:rPr>
      </w:pPr>
    </w:p>
    <w:p w14:paraId="338BA74C" w14:textId="5A9B1926" w:rsidR="000826DF" w:rsidRDefault="00A30855" w:rsidP="00BE07E4">
      <w:pPr>
        <w:spacing w:after="0"/>
        <w:jc w:val="both"/>
        <w:rPr>
          <w:rFonts w:ascii="Times New Roman" w:hAnsi="Times New Roman" w:cs="Times New Roman"/>
          <w:b/>
          <w:bCs/>
          <w:iCs/>
          <w:lang w:eastAsia="zh-CN"/>
        </w:rPr>
      </w:pPr>
      <w:r w:rsidRPr="00BE07E4">
        <w:rPr>
          <w:rFonts w:ascii="Times New Roman" w:hAnsi="Times New Roman" w:cs="Times New Roman" w:hint="eastAsia"/>
          <w:b/>
          <w:bCs/>
          <w:iCs/>
          <w:lang w:eastAsia="zh-CN"/>
        </w:rPr>
        <w:t>Investigation o</w:t>
      </w:r>
      <w:r w:rsidR="00D6576F" w:rsidRPr="00BE07E4">
        <w:rPr>
          <w:rFonts w:ascii="Times New Roman" w:hAnsi="Times New Roman" w:cs="Times New Roman" w:hint="eastAsia"/>
          <w:b/>
          <w:bCs/>
          <w:iCs/>
          <w:lang w:eastAsia="zh-CN"/>
        </w:rPr>
        <w:t>f</w:t>
      </w:r>
      <w:r w:rsidR="00FD0A93" w:rsidRPr="00BE07E4">
        <w:rPr>
          <w:rFonts w:ascii="Times New Roman" w:hAnsi="Times New Roman" w:cs="Times New Roman" w:hint="eastAsia"/>
          <w:b/>
          <w:bCs/>
          <w:iCs/>
          <w:lang w:eastAsia="zh-CN"/>
        </w:rPr>
        <w:t xml:space="preserve"> </w:t>
      </w:r>
      <w:r w:rsidR="005A67F3" w:rsidRPr="00BE07E4">
        <w:rPr>
          <w:rFonts w:ascii="Times New Roman" w:hAnsi="Times New Roman" w:cs="Times New Roman" w:hint="eastAsia"/>
          <w:b/>
          <w:bCs/>
          <w:iCs/>
          <w:lang w:eastAsia="zh-CN"/>
        </w:rPr>
        <w:t>pathway-pathway</w:t>
      </w:r>
      <w:r w:rsidR="006E28C7">
        <w:rPr>
          <w:rFonts w:ascii="Times New Roman" w:hAnsi="Times New Roman" w:cs="Times New Roman" w:hint="eastAsia"/>
          <w:b/>
          <w:bCs/>
          <w:iCs/>
          <w:lang w:eastAsia="zh-CN"/>
        </w:rPr>
        <w:t>-DEM</w:t>
      </w:r>
      <w:r w:rsidR="005A67F3" w:rsidRPr="00BE07E4">
        <w:rPr>
          <w:rFonts w:ascii="Times New Roman" w:hAnsi="Times New Roman" w:cs="Times New Roman" w:hint="eastAsia"/>
          <w:b/>
          <w:bCs/>
          <w:iCs/>
          <w:lang w:eastAsia="zh-CN"/>
        </w:rPr>
        <w:t xml:space="preserve"> </w:t>
      </w:r>
      <w:r w:rsidR="00BE07E4" w:rsidRPr="00BE07E4">
        <w:rPr>
          <w:rFonts w:ascii="Times New Roman" w:hAnsi="Times New Roman" w:cs="Times New Roman" w:hint="eastAsia"/>
          <w:b/>
          <w:bCs/>
          <w:iCs/>
          <w:lang w:eastAsia="zh-CN"/>
        </w:rPr>
        <w:t>interactions</w:t>
      </w:r>
    </w:p>
    <w:p w14:paraId="02DA97E2" w14:textId="29048392" w:rsidR="00BE07E4" w:rsidRDefault="006369BD" w:rsidP="00462468">
      <w:pPr>
        <w:jc w:val="both"/>
        <w:rPr>
          <w:rFonts w:ascii="Times New Roman" w:hAnsi="Times New Roman" w:cs="Times New Roman"/>
          <w:iCs/>
          <w:lang w:eastAsia="zh-CN"/>
        </w:rPr>
      </w:pPr>
      <w:r w:rsidRPr="006369BD">
        <w:rPr>
          <w:rFonts w:ascii="Times New Roman" w:hAnsi="Times New Roman" w:cs="Times New Roman"/>
          <w:iCs/>
          <w:lang w:eastAsia="zh-CN"/>
        </w:rPr>
        <w:t>After DEMs were identified, compound names were converted to KEGG IDs using the MetaboAnalyst 6.0 online platform to facilitate functional</w:t>
      </w:r>
      <w:r w:rsidR="00C15282">
        <w:rPr>
          <w:rFonts w:ascii="Times New Roman" w:hAnsi="Times New Roman" w:cs="Times New Roman" w:hint="eastAsia"/>
          <w:iCs/>
          <w:lang w:eastAsia="zh-CN"/>
        </w:rPr>
        <w:t xml:space="preserve"> analysis</w:t>
      </w:r>
      <w:r w:rsidRPr="006369BD">
        <w:rPr>
          <w:rFonts w:ascii="Times New Roman" w:hAnsi="Times New Roman" w:cs="Times New Roman"/>
          <w:iCs/>
          <w:lang w:eastAsia="zh-CN"/>
        </w:rPr>
        <w:t xml:space="preserve">. KEGG-based results for DEMs were derived following the same procedure as that used for differential proteins. The </w:t>
      </w:r>
      <w:r w:rsidR="008611E5">
        <w:rPr>
          <w:rFonts w:ascii="Times New Roman" w:hAnsi="Times New Roman" w:cs="Times New Roman"/>
          <w:iCs/>
          <w:lang w:eastAsia="zh-CN"/>
        </w:rPr>
        <w:t>‘</w:t>
      </w:r>
      <w:r w:rsidRPr="006369BD">
        <w:rPr>
          <w:rFonts w:ascii="Times New Roman" w:hAnsi="Times New Roman" w:cs="Times New Roman"/>
          <w:iCs/>
          <w:lang w:eastAsia="zh-CN"/>
        </w:rPr>
        <w:t>enrichplot</w:t>
      </w:r>
      <w:r w:rsidR="008611E5">
        <w:rPr>
          <w:rFonts w:ascii="Times New Roman" w:hAnsi="Times New Roman" w:cs="Times New Roman"/>
          <w:iCs/>
          <w:lang w:eastAsia="zh-CN"/>
        </w:rPr>
        <w:t>’</w:t>
      </w:r>
      <w:r w:rsidRPr="006369BD">
        <w:rPr>
          <w:rFonts w:ascii="Times New Roman" w:hAnsi="Times New Roman" w:cs="Times New Roman"/>
          <w:iCs/>
          <w:lang w:eastAsia="zh-CN"/>
        </w:rPr>
        <w:t xml:space="preserve"> package was subsequently employed to select the </w:t>
      </w:r>
      <w:r w:rsidR="00A5247A">
        <w:rPr>
          <w:rFonts w:ascii="Times New Roman" w:hAnsi="Times New Roman" w:cs="Times New Roman" w:hint="eastAsia"/>
          <w:iCs/>
          <w:lang w:eastAsia="zh-CN"/>
        </w:rPr>
        <w:t>ten</w:t>
      </w:r>
      <w:r w:rsidRPr="006369BD">
        <w:rPr>
          <w:rFonts w:ascii="Times New Roman" w:hAnsi="Times New Roman" w:cs="Times New Roman"/>
          <w:iCs/>
          <w:lang w:eastAsia="zh-CN"/>
        </w:rPr>
        <w:t xml:space="preserve"> most significant pathways, upon which a pathway–pathway interaction network was constructed and the DEMs mapped to each pathway were visualized. </w:t>
      </w:r>
    </w:p>
    <w:p w14:paraId="4B0BA8AB" w14:textId="2B2A3FE4" w:rsidR="00751281" w:rsidRDefault="00D75537" w:rsidP="00D75537">
      <w:pPr>
        <w:spacing w:after="0"/>
        <w:jc w:val="both"/>
        <w:rPr>
          <w:rFonts w:ascii="Times New Roman" w:hAnsi="Times New Roman" w:cs="Times New Roman"/>
          <w:b/>
          <w:bCs/>
          <w:iCs/>
          <w:lang w:eastAsia="zh-CN"/>
        </w:rPr>
      </w:pPr>
      <w:r w:rsidRPr="00D75537">
        <w:rPr>
          <w:rFonts w:ascii="Times New Roman" w:hAnsi="Times New Roman" w:cs="Times New Roman"/>
          <w:b/>
          <w:bCs/>
          <w:iCs/>
          <w:lang w:eastAsia="zh-CN"/>
        </w:rPr>
        <w:t>Construction of functional protein networks</w:t>
      </w:r>
    </w:p>
    <w:p w14:paraId="0B5EDE59" w14:textId="10E0BE3B" w:rsidR="00D75537" w:rsidRDefault="00EB1335" w:rsidP="00D75537">
      <w:pPr>
        <w:jc w:val="both"/>
        <w:rPr>
          <w:rFonts w:ascii="Times New Roman" w:hAnsi="Times New Roman" w:cs="Times New Roman"/>
          <w:iCs/>
          <w:lang w:eastAsia="zh-CN"/>
        </w:rPr>
      </w:pPr>
      <w:r w:rsidRPr="00EB1335">
        <w:rPr>
          <w:rFonts w:ascii="Times New Roman" w:hAnsi="Times New Roman" w:cs="Times New Roman"/>
          <w:iCs/>
          <w:lang w:eastAsia="zh-CN"/>
        </w:rPr>
        <w:t>Based on the structural and functional relationships of the</w:t>
      </w:r>
      <w:r w:rsidR="001D7DFC">
        <w:rPr>
          <w:rFonts w:ascii="Times New Roman" w:hAnsi="Times New Roman" w:cs="Times New Roman" w:hint="eastAsia"/>
          <w:iCs/>
          <w:lang w:eastAsia="zh-CN"/>
        </w:rPr>
        <w:t xml:space="preserve"> </w:t>
      </w:r>
      <w:r w:rsidR="0067356F">
        <w:rPr>
          <w:rFonts w:ascii="Times New Roman" w:hAnsi="Times New Roman" w:cs="Times New Roman" w:hint="eastAsia"/>
          <w:iCs/>
          <w:lang w:eastAsia="zh-CN"/>
        </w:rPr>
        <w:t>DEP</w:t>
      </w:r>
      <w:r w:rsidRPr="00EB1335">
        <w:rPr>
          <w:rFonts w:ascii="Times New Roman" w:hAnsi="Times New Roman" w:cs="Times New Roman"/>
          <w:iCs/>
          <w:lang w:eastAsia="zh-CN"/>
        </w:rPr>
        <w:t>s, the STRING 12.0 database was employed to construct the protein–protein interaction (PPI) network, with the minimum required interaction score set at 0.7. Proteins without any connections in the network were excluded from further analysis. The resulting interaction data were subsequently imported into Cytoscape, where the degree of each protein node was calculated. Node color and positioning within the network were then adjusted according to degree values, with proteins of higher connectivity displayed in darker colors and positioned closer to the network center.</w:t>
      </w:r>
      <w:r w:rsidR="002027E9">
        <w:rPr>
          <w:rFonts w:ascii="Times New Roman" w:hAnsi="Times New Roman" w:cs="Times New Roman" w:hint="eastAsia"/>
          <w:iCs/>
          <w:lang w:eastAsia="zh-CN"/>
        </w:rPr>
        <w:t xml:space="preserve"> </w:t>
      </w:r>
    </w:p>
    <w:p w14:paraId="2FD82B15" w14:textId="1AC83014" w:rsidR="00E97A0C" w:rsidRDefault="003A3504" w:rsidP="00D75537">
      <w:pPr>
        <w:jc w:val="both"/>
        <w:rPr>
          <w:rFonts w:ascii="Times New Roman" w:hAnsi="Times New Roman" w:cs="Times New Roman"/>
          <w:b/>
          <w:bCs/>
          <w:iCs/>
          <w:lang w:eastAsia="zh-CN"/>
        </w:rPr>
      </w:pPr>
      <w:r w:rsidRPr="003A3504">
        <w:rPr>
          <w:rFonts w:ascii="Times New Roman" w:hAnsi="Times New Roman" w:cs="Times New Roman"/>
          <w:b/>
          <w:bCs/>
          <w:iCs/>
          <w:lang w:eastAsia="zh-CN"/>
        </w:rPr>
        <w:t>Integrated analysis of proteomics and metabolomics</w:t>
      </w:r>
    </w:p>
    <w:p w14:paraId="5E48ACBE" w14:textId="53E524B6" w:rsidR="003A3504" w:rsidRPr="00347DB6" w:rsidRDefault="00856518" w:rsidP="00A5308D">
      <w:pPr>
        <w:spacing w:after="0"/>
        <w:jc w:val="both"/>
        <w:rPr>
          <w:rFonts w:ascii="Times New Roman" w:hAnsi="Times New Roman" w:cs="Times New Roman"/>
          <w:iCs/>
          <w:lang w:eastAsia="zh-CN"/>
          <w:rPrChange w:id="96" w:author="Yuanyuan Zeng" w:date="2026-02-04T14:47:00Z" w16du:dateUtc="2026-02-04T13:47:00Z">
            <w:rPr>
              <w:rFonts w:ascii="Times New Roman" w:hAnsi="Times New Roman" w:cs="Times New Roman"/>
              <w:b/>
              <w:bCs/>
              <w:iCs/>
              <w:lang w:eastAsia="zh-CN"/>
            </w:rPr>
          </w:rPrChange>
        </w:rPr>
      </w:pPr>
      <w:r w:rsidRPr="00347DB6">
        <w:rPr>
          <w:rFonts w:ascii="Times New Roman" w:hAnsi="Times New Roman" w:cs="Times New Roman"/>
          <w:iCs/>
          <w:lang w:eastAsia="zh-CN"/>
          <w:rPrChange w:id="97" w:author="Yuanyuan Zeng" w:date="2026-02-04T14:47:00Z" w16du:dateUtc="2026-02-04T13:47:00Z">
            <w:rPr>
              <w:rFonts w:ascii="Times New Roman" w:hAnsi="Times New Roman" w:cs="Times New Roman"/>
              <w:b/>
              <w:bCs/>
              <w:iCs/>
              <w:lang w:eastAsia="zh-CN"/>
            </w:rPr>
          </w:rPrChange>
        </w:rPr>
        <w:t>Weighted Gene Co-expression Network Analysis</w:t>
      </w:r>
    </w:p>
    <w:p w14:paraId="14268B76" w14:textId="22CAEAE1" w:rsidR="00856518" w:rsidRDefault="00A5308D" w:rsidP="00D75537">
      <w:pPr>
        <w:jc w:val="both"/>
        <w:rPr>
          <w:rFonts w:ascii="Times New Roman" w:hAnsi="Times New Roman" w:cs="Times New Roman"/>
          <w:iCs/>
          <w:lang w:eastAsia="zh-CN"/>
        </w:rPr>
      </w:pPr>
      <w:r w:rsidRPr="00A5308D">
        <w:rPr>
          <w:rFonts w:ascii="Times New Roman" w:hAnsi="Times New Roman" w:cs="Times New Roman"/>
          <w:iCs/>
          <w:lang w:eastAsia="zh-CN"/>
        </w:rPr>
        <w:t xml:space="preserve">The WGCNA package was applied to construct co-expression networks between metabolites within different </w:t>
      </w:r>
      <w:r w:rsidR="0067356F">
        <w:rPr>
          <w:rFonts w:ascii="Times New Roman" w:hAnsi="Times New Roman" w:cs="Times New Roman" w:hint="eastAsia"/>
          <w:iCs/>
          <w:lang w:eastAsia="zh-CN"/>
        </w:rPr>
        <w:t>module</w:t>
      </w:r>
      <w:r w:rsidRPr="00A5308D">
        <w:rPr>
          <w:rFonts w:ascii="Times New Roman" w:hAnsi="Times New Roman" w:cs="Times New Roman"/>
          <w:iCs/>
          <w:lang w:eastAsia="zh-CN"/>
        </w:rPr>
        <w:t xml:space="preserve">s and </w:t>
      </w:r>
      <w:r w:rsidR="0067356F">
        <w:rPr>
          <w:rFonts w:ascii="Times New Roman" w:hAnsi="Times New Roman" w:cs="Times New Roman" w:hint="eastAsia"/>
          <w:iCs/>
          <w:lang w:eastAsia="zh-CN"/>
        </w:rPr>
        <w:t>hub</w:t>
      </w:r>
      <w:r w:rsidRPr="00A5308D">
        <w:rPr>
          <w:rFonts w:ascii="Times New Roman" w:hAnsi="Times New Roman" w:cs="Times New Roman"/>
          <w:iCs/>
          <w:lang w:eastAsia="zh-CN"/>
        </w:rPr>
        <w:t xml:space="preserve"> </w:t>
      </w:r>
      <w:r w:rsidR="0067356F">
        <w:rPr>
          <w:rFonts w:ascii="Times New Roman" w:hAnsi="Times New Roman" w:cs="Times New Roman" w:hint="eastAsia"/>
          <w:iCs/>
          <w:lang w:eastAsia="zh-CN"/>
        </w:rPr>
        <w:t>DEP</w:t>
      </w:r>
      <w:r w:rsidRPr="00A5308D">
        <w:rPr>
          <w:rFonts w:ascii="Times New Roman" w:hAnsi="Times New Roman" w:cs="Times New Roman"/>
          <w:iCs/>
          <w:lang w:eastAsia="zh-CN"/>
        </w:rPr>
        <w:t xml:space="preserve">s (identified from PPI results). Pearson correlation coefficients were calculated for each </w:t>
      </w:r>
      <w:r w:rsidR="00571F3C">
        <w:rPr>
          <w:rFonts w:ascii="Times New Roman" w:hAnsi="Times New Roman" w:cs="Times New Roman" w:hint="eastAsia"/>
          <w:iCs/>
          <w:lang w:eastAsia="zh-CN"/>
        </w:rPr>
        <w:t>module</w:t>
      </w:r>
      <w:r w:rsidRPr="00A5308D">
        <w:rPr>
          <w:rFonts w:ascii="Times New Roman" w:hAnsi="Times New Roman" w:cs="Times New Roman"/>
          <w:iCs/>
          <w:lang w:eastAsia="zh-CN"/>
        </w:rPr>
        <w:t xml:space="preserve">–protein pair, and network construction was performed under the principle of scale-free topology, with the minimum scale-free fit index set at 0.85 to determine the optimal soft-thresholding power. While ensuring that the overall correlation between metabolite modules and </w:t>
      </w:r>
      <w:r w:rsidR="00E03534">
        <w:rPr>
          <w:rFonts w:ascii="Times New Roman" w:hAnsi="Times New Roman" w:cs="Times New Roman" w:hint="eastAsia"/>
          <w:iCs/>
          <w:lang w:eastAsia="zh-CN"/>
        </w:rPr>
        <w:t>hub</w:t>
      </w:r>
      <w:r w:rsidRPr="00A5308D">
        <w:rPr>
          <w:rFonts w:ascii="Times New Roman" w:hAnsi="Times New Roman" w:cs="Times New Roman"/>
          <w:iCs/>
          <w:lang w:eastAsia="zh-CN"/>
        </w:rPr>
        <w:t xml:space="preserve"> proteins was significant, the association of individual metabolites within each module with the corresponding module eigengenes was also evaluated. This approach ultimately ensured that specific metabolites exhibited significant correlations with the </w:t>
      </w:r>
      <w:r w:rsidR="00406430">
        <w:rPr>
          <w:rFonts w:ascii="Times New Roman" w:hAnsi="Times New Roman" w:cs="Times New Roman" w:hint="eastAsia"/>
          <w:iCs/>
          <w:lang w:eastAsia="zh-CN"/>
        </w:rPr>
        <w:t>hub</w:t>
      </w:r>
      <w:r w:rsidRPr="00A5308D">
        <w:rPr>
          <w:rFonts w:ascii="Times New Roman" w:hAnsi="Times New Roman" w:cs="Times New Roman"/>
          <w:iCs/>
          <w:lang w:eastAsia="zh-CN"/>
        </w:rPr>
        <w:t xml:space="preserve"> proteins.</w:t>
      </w:r>
    </w:p>
    <w:p w14:paraId="179F495C" w14:textId="269B34BC" w:rsidR="00406430" w:rsidRPr="00347DB6" w:rsidRDefault="00B34F25" w:rsidP="003C4870">
      <w:pPr>
        <w:spacing w:after="0"/>
        <w:jc w:val="both"/>
        <w:rPr>
          <w:rFonts w:ascii="Times New Roman" w:hAnsi="Times New Roman" w:cs="Times New Roman"/>
          <w:iCs/>
          <w:lang w:eastAsia="zh-CN"/>
          <w:rPrChange w:id="98" w:author="Yuanyuan Zeng" w:date="2026-02-04T14:47:00Z" w16du:dateUtc="2026-02-04T13:47:00Z">
            <w:rPr>
              <w:rFonts w:ascii="Times New Roman" w:hAnsi="Times New Roman" w:cs="Times New Roman"/>
              <w:b/>
              <w:bCs/>
              <w:iCs/>
              <w:lang w:eastAsia="zh-CN"/>
            </w:rPr>
          </w:rPrChange>
        </w:rPr>
      </w:pPr>
      <w:r w:rsidRPr="00347DB6">
        <w:rPr>
          <w:rFonts w:ascii="Times New Roman" w:hAnsi="Times New Roman" w:cs="Times New Roman"/>
          <w:iCs/>
          <w:lang w:eastAsia="zh-CN"/>
          <w:rPrChange w:id="99" w:author="Yuanyuan Zeng" w:date="2026-02-04T14:47:00Z" w16du:dateUtc="2026-02-04T13:47:00Z">
            <w:rPr>
              <w:rFonts w:ascii="Times New Roman" w:hAnsi="Times New Roman" w:cs="Times New Roman"/>
              <w:b/>
              <w:bCs/>
              <w:iCs/>
              <w:lang w:eastAsia="zh-CN"/>
            </w:rPr>
          </w:rPrChange>
        </w:rPr>
        <w:t xml:space="preserve">Construction of </w:t>
      </w:r>
      <w:r w:rsidR="000602D4" w:rsidRPr="00347DB6">
        <w:rPr>
          <w:rFonts w:ascii="Times New Roman" w:hAnsi="Times New Roman" w:cs="Times New Roman"/>
          <w:iCs/>
          <w:lang w:eastAsia="zh-CN"/>
          <w:rPrChange w:id="100" w:author="Yuanyuan Zeng" w:date="2026-02-04T14:47:00Z" w16du:dateUtc="2026-02-04T13:47:00Z">
            <w:rPr>
              <w:rFonts w:ascii="Times New Roman" w:hAnsi="Times New Roman" w:cs="Times New Roman"/>
              <w:b/>
              <w:bCs/>
              <w:iCs/>
              <w:lang w:eastAsia="zh-CN"/>
            </w:rPr>
          </w:rPrChange>
        </w:rPr>
        <w:t>c</w:t>
      </w:r>
      <w:r w:rsidRPr="00347DB6">
        <w:rPr>
          <w:rFonts w:ascii="Times New Roman" w:hAnsi="Times New Roman" w:cs="Times New Roman"/>
          <w:iCs/>
          <w:lang w:eastAsia="zh-CN"/>
          <w:rPrChange w:id="101" w:author="Yuanyuan Zeng" w:date="2026-02-04T14:47:00Z" w16du:dateUtc="2026-02-04T13:47:00Z">
            <w:rPr>
              <w:rFonts w:ascii="Times New Roman" w:hAnsi="Times New Roman" w:cs="Times New Roman"/>
              <w:b/>
              <w:bCs/>
              <w:iCs/>
              <w:lang w:eastAsia="zh-CN"/>
            </w:rPr>
          </w:rPrChange>
        </w:rPr>
        <w:t xml:space="preserve">orrelation </w:t>
      </w:r>
      <w:r w:rsidR="000602D4" w:rsidRPr="00347DB6">
        <w:rPr>
          <w:rFonts w:ascii="Times New Roman" w:hAnsi="Times New Roman" w:cs="Times New Roman"/>
          <w:iCs/>
          <w:lang w:eastAsia="zh-CN"/>
          <w:rPrChange w:id="102" w:author="Yuanyuan Zeng" w:date="2026-02-04T14:47:00Z" w16du:dateUtc="2026-02-04T13:47:00Z">
            <w:rPr>
              <w:rFonts w:ascii="Times New Roman" w:hAnsi="Times New Roman" w:cs="Times New Roman"/>
              <w:b/>
              <w:bCs/>
              <w:iCs/>
              <w:lang w:eastAsia="zh-CN"/>
            </w:rPr>
          </w:rPrChange>
        </w:rPr>
        <w:t>n</w:t>
      </w:r>
      <w:r w:rsidRPr="00347DB6">
        <w:rPr>
          <w:rFonts w:ascii="Times New Roman" w:hAnsi="Times New Roman" w:cs="Times New Roman"/>
          <w:iCs/>
          <w:lang w:eastAsia="zh-CN"/>
          <w:rPrChange w:id="103" w:author="Yuanyuan Zeng" w:date="2026-02-04T14:47:00Z" w16du:dateUtc="2026-02-04T13:47:00Z">
            <w:rPr>
              <w:rFonts w:ascii="Times New Roman" w:hAnsi="Times New Roman" w:cs="Times New Roman"/>
              <w:b/>
              <w:bCs/>
              <w:iCs/>
              <w:lang w:eastAsia="zh-CN"/>
            </w:rPr>
          </w:rPrChange>
        </w:rPr>
        <w:t xml:space="preserve">etwork </w:t>
      </w:r>
      <w:r w:rsidR="000602D4" w:rsidRPr="00347DB6">
        <w:rPr>
          <w:rFonts w:ascii="Times New Roman" w:hAnsi="Times New Roman" w:cs="Times New Roman"/>
          <w:iCs/>
          <w:lang w:eastAsia="zh-CN"/>
          <w:rPrChange w:id="104" w:author="Yuanyuan Zeng" w:date="2026-02-04T14:47:00Z" w16du:dateUtc="2026-02-04T13:47:00Z">
            <w:rPr>
              <w:rFonts w:ascii="Times New Roman" w:hAnsi="Times New Roman" w:cs="Times New Roman"/>
              <w:b/>
              <w:bCs/>
              <w:iCs/>
              <w:lang w:eastAsia="zh-CN"/>
            </w:rPr>
          </w:rPrChange>
        </w:rPr>
        <w:t>h</w:t>
      </w:r>
      <w:r w:rsidRPr="00347DB6">
        <w:rPr>
          <w:rFonts w:ascii="Times New Roman" w:hAnsi="Times New Roman" w:cs="Times New Roman"/>
          <w:iCs/>
          <w:lang w:eastAsia="zh-CN"/>
          <w:rPrChange w:id="105" w:author="Yuanyuan Zeng" w:date="2026-02-04T14:47:00Z" w16du:dateUtc="2026-02-04T13:47:00Z">
            <w:rPr>
              <w:rFonts w:ascii="Times New Roman" w:hAnsi="Times New Roman" w:cs="Times New Roman"/>
              <w:b/>
              <w:bCs/>
              <w:iCs/>
              <w:lang w:eastAsia="zh-CN"/>
            </w:rPr>
          </w:rPrChange>
        </w:rPr>
        <w:t>eatmap</w:t>
      </w:r>
    </w:p>
    <w:p w14:paraId="4A2FD2BE" w14:textId="0705EDC9" w:rsidR="00B34F25" w:rsidRDefault="00166960" w:rsidP="00D75537">
      <w:pPr>
        <w:jc w:val="both"/>
        <w:rPr>
          <w:rFonts w:ascii="Times New Roman" w:hAnsi="Times New Roman" w:cs="Times New Roman"/>
          <w:iCs/>
          <w:lang w:eastAsia="zh-CN"/>
        </w:rPr>
      </w:pPr>
      <w:r w:rsidRPr="00166960">
        <w:rPr>
          <w:rFonts w:ascii="Times New Roman" w:hAnsi="Times New Roman" w:cs="Times New Roman"/>
          <w:iCs/>
          <w:lang w:eastAsia="zh-CN"/>
        </w:rPr>
        <w:t>To investigate associations among multiple variables (</w:t>
      </w:r>
      <w:r w:rsidR="00FF5B6D">
        <w:rPr>
          <w:rFonts w:ascii="Times New Roman" w:hAnsi="Times New Roman" w:cs="Times New Roman" w:hint="eastAsia"/>
          <w:iCs/>
          <w:lang w:eastAsia="zh-CN"/>
        </w:rPr>
        <w:t xml:space="preserve">hub </w:t>
      </w:r>
      <w:r w:rsidRPr="00166960">
        <w:rPr>
          <w:rFonts w:ascii="Times New Roman" w:hAnsi="Times New Roman" w:cs="Times New Roman"/>
          <w:iCs/>
          <w:lang w:eastAsia="zh-CN"/>
        </w:rPr>
        <w:t xml:space="preserve">proteins and </w:t>
      </w:r>
      <w:r w:rsidR="00FF5B6D">
        <w:rPr>
          <w:rFonts w:ascii="Times New Roman" w:hAnsi="Times New Roman" w:cs="Times New Roman" w:hint="eastAsia"/>
          <w:iCs/>
          <w:lang w:eastAsia="zh-CN"/>
        </w:rPr>
        <w:t>hub</w:t>
      </w:r>
      <w:r w:rsidRPr="00166960">
        <w:rPr>
          <w:rFonts w:ascii="Times New Roman" w:hAnsi="Times New Roman" w:cs="Times New Roman"/>
          <w:iCs/>
          <w:lang w:eastAsia="zh-CN"/>
        </w:rPr>
        <w:t xml:space="preserve"> metabolites) and to enable comparisons between brain and liver on </w:t>
      </w:r>
      <w:r w:rsidR="006B089B">
        <w:rPr>
          <w:rFonts w:ascii="Times New Roman" w:hAnsi="Times New Roman" w:cs="Times New Roman" w:hint="eastAsia"/>
          <w:iCs/>
          <w:lang w:eastAsia="zh-CN"/>
        </w:rPr>
        <w:t>the</w:t>
      </w:r>
      <w:r w:rsidRPr="00166960">
        <w:rPr>
          <w:rFonts w:ascii="Times New Roman" w:hAnsi="Times New Roman" w:cs="Times New Roman"/>
          <w:iCs/>
          <w:lang w:eastAsia="zh-CN"/>
        </w:rPr>
        <w:t xml:space="preserve"> </w:t>
      </w:r>
      <w:r w:rsidR="006B089B" w:rsidRPr="006B089B">
        <w:rPr>
          <w:rFonts w:ascii="Times New Roman" w:hAnsi="Times New Roman" w:cs="Times New Roman"/>
          <w:iCs/>
          <w:lang w:eastAsia="zh-CN"/>
        </w:rPr>
        <w:t>same dimension</w:t>
      </w:r>
      <w:r w:rsidRPr="00166960">
        <w:rPr>
          <w:rFonts w:ascii="Times New Roman" w:hAnsi="Times New Roman" w:cs="Times New Roman"/>
          <w:iCs/>
          <w:lang w:eastAsia="zh-CN"/>
        </w:rPr>
        <w:t xml:space="preserve">, we combined several analytical approaches. First, Pearson correlation coefficients were computed among key proteins. Next, using the </w:t>
      </w:r>
      <w:r w:rsidR="00FF5B6D">
        <w:rPr>
          <w:rFonts w:ascii="Times New Roman" w:hAnsi="Times New Roman" w:cs="Times New Roman"/>
          <w:iCs/>
          <w:lang w:eastAsia="zh-CN"/>
        </w:rPr>
        <w:t>‘</w:t>
      </w:r>
      <w:r w:rsidRPr="00166960">
        <w:rPr>
          <w:rFonts w:ascii="Times New Roman" w:hAnsi="Times New Roman" w:cs="Times New Roman"/>
          <w:iCs/>
          <w:lang w:eastAsia="zh-CN"/>
        </w:rPr>
        <w:t>linkET</w:t>
      </w:r>
      <w:r w:rsidR="00FF5B6D">
        <w:rPr>
          <w:rFonts w:ascii="Times New Roman" w:hAnsi="Times New Roman" w:cs="Times New Roman"/>
          <w:iCs/>
          <w:lang w:eastAsia="zh-CN"/>
        </w:rPr>
        <w:t>’</w:t>
      </w:r>
      <w:r w:rsidR="00FF5B6D">
        <w:rPr>
          <w:rFonts w:ascii="Times New Roman" w:hAnsi="Times New Roman" w:cs="Times New Roman" w:hint="eastAsia"/>
          <w:iCs/>
          <w:lang w:eastAsia="zh-CN"/>
        </w:rPr>
        <w:t xml:space="preserve"> </w:t>
      </w:r>
      <w:r w:rsidRPr="00166960">
        <w:rPr>
          <w:rFonts w:ascii="Times New Roman" w:hAnsi="Times New Roman" w:cs="Times New Roman"/>
          <w:iCs/>
          <w:lang w:eastAsia="zh-CN"/>
        </w:rPr>
        <w:t xml:space="preserve">package, partial Mantel tests were performed between protein and metabolite distance matrices to quantify inter-node associations while </w:t>
      </w:r>
      <w:r w:rsidR="008B7D76" w:rsidRPr="00166960">
        <w:rPr>
          <w:rFonts w:ascii="Times New Roman" w:hAnsi="Times New Roman" w:cs="Times New Roman"/>
          <w:iCs/>
          <w:lang w:eastAsia="zh-CN"/>
        </w:rPr>
        <w:t>controlling</w:t>
      </w:r>
      <w:r w:rsidRPr="00166960">
        <w:rPr>
          <w:rFonts w:ascii="Times New Roman" w:hAnsi="Times New Roman" w:cs="Times New Roman"/>
          <w:iCs/>
          <w:lang w:eastAsia="zh-CN"/>
        </w:rPr>
        <w:t xml:space="preserve"> confounding structure, yielding correlation statistics and corresponding </w:t>
      </w:r>
      <w:r w:rsidR="00402109" w:rsidRPr="00625551">
        <w:rPr>
          <w:rFonts w:ascii="Times New Roman" w:hAnsi="Times New Roman" w:cs="Times New Roman" w:hint="eastAsia"/>
          <w:i/>
          <w:lang w:eastAsia="zh-CN"/>
        </w:rPr>
        <w:t>P</w:t>
      </w:r>
      <w:r w:rsidR="00402109">
        <w:rPr>
          <w:rFonts w:ascii="Times New Roman" w:hAnsi="Times New Roman" w:cs="Times New Roman" w:hint="eastAsia"/>
          <w:iCs/>
          <w:lang w:eastAsia="zh-CN"/>
        </w:rPr>
        <w:t xml:space="preserve"> </w:t>
      </w:r>
      <w:r w:rsidR="00402109" w:rsidRPr="005E1EF8">
        <w:rPr>
          <w:rFonts w:ascii="Times New Roman" w:hAnsi="Times New Roman" w:cs="Times New Roman"/>
          <w:iCs/>
          <w:lang w:eastAsia="zh-CN"/>
        </w:rPr>
        <w:t>value</w:t>
      </w:r>
      <w:r w:rsidR="00402109">
        <w:rPr>
          <w:rFonts w:ascii="Times New Roman" w:hAnsi="Times New Roman" w:cs="Times New Roman" w:hint="eastAsia"/>
          <w:iCs/>
          <w:lang w:eastAsia="zh-CN"/>
        </w:rPr>
        <w:t>s</w:t>
      </w:r>
      <w:r w:rsidRPr="00166960">
        <w:rPr>
          <w:rFonts w:ascii="Times New Roman" w:hAnsi="Times New Roman" w:cs="Times New Roman"/>
          <w:iCs/>
          <w:lang w:eastAsia="zh-CN"/>
        </w:rPr>
        <w:t>.</w:t>
      </w:r>
    </w:p>
    <w:p w14:paraId="4B9B3833" w14:textId="77777777" w:rsidR="00175BED" w:rsidRDefault="00175BED" w:rsidP="00175BED">
      <w:pPr>
        <w:spacing w:after="0"/>
        <w:jc w:val="both"/>
        <w:rPr>
          <w:rFonts w:ascii="Times New Roman" w:hAnsi="Times New Roman" w:cs="Times New Roman"/>
          <w:b/>
          <w:bCs/>
          <w:iCs/>
          <w:lang w:eastAsia="zh-CN"/>
        </w:rPr>
      </w:pPr>
      <w:r w:rsidRPr="00175BED">
        <w:rPr>
          <w:rFonts w:ascii="Times New Roman" w:hAnsi="Times New Roman" w:cs="Times New Roman"/>
          <w:b/>
          <w:bCs/>
          <w:iCs/>
          <w:lang w:eastAsia="zh-CN"/>
        </w:rPr>
        <w:t>LASSO regression and stability-based feature selection</w:t>
      </w:r>
    </w:p>
    <w:p w14:paraId="28B983D2" w14:textId="12ABC3C4" w:rsidR="005F41E1" w:rsidRDefault="005F41E1" w:rsidP="00D75537">
      <w:pPr>
        <w:jc w:val="both"/>
        <w:rPr>
          <w:rFonts w:ascii="Times New Roman" w:hAnsi="Times New Roman" w:cs="Times New Roman"/>
          <w:iCs/>
          <w:lang w:eastAsia="zh-CN"/>
        </w:rPr>
      </w:pPr>
      <w:r w:rsidRPr="005F41E1">
        <w:rPr>
          <w:rFonts w:ascii="Times New Roman" w:hAnsi="Times New Roman" w:cs="Times New Roman"/>
          <w:iCs/>
          <w:lang w:eastAsia="zh-CN"/>
        </w:rPr>
        <w:t xml:space="preserve">To further explore the association between core protein expression and lipid metabolism-related </w:t>
      </w:r>
      <w:r w:rsidR="00EF5A10" w:rsidRPr="005F41E1">
        <w:rPr>
          <w:rFonts w:ascii="Times New Roman" w:hAnsi="Times New Roman" w:cs="Times New Roman"/>
          <w:iCs/>
          <w:lang w:eastAsia="zh-CN"/>
        </w:rPr>
        <w:t>metabolites</w:t>
      </w:r>
      <w:r w:rsidR="00EF5A10" w:rsidRPr="0058672E">
        <w:rPr>
          <w:rFonts w:ascii="Times New Roman" w:hAnsi="Times New Roman" w:cs="Times New Roman"/>
          <w:iCs/>
          <w:lang w:eastAsia="zh-CN"/>
        </w:rPr>
        <w:t xml:space="preserve"> (</w:t>
      </w:r>
      <w:r w:rsidR="0058672E" w:rsidRPr="0058672E">
        <w:rPr>
          <w:rFonts w:ascii="Times New Roman" w:hAnsi="Times New Roman" w:cs="Times New Roman"/>
          <w:iCs/>
          <w:lang w:eastAsia="zh-CN"/>
        </w:rPr>
        <w:t>arachidonic acid, docosapentaenoic acid, eicosapentaenoic acid, and corticosterone)</w:t>
      </w:r>
      <w:r>
        <w:rPr>
          <w:rFonts w:ascii="Times New Roman" w:hAnsi="Times New Roman" w:cs="Times New Roman" w:hint="eastAsia"/>
          <w:iCs/>
          <w:lang w:eastAsia="zh-CN"/>
        </w:rPr>
        <w:t xml:space="preserve">, </w:t>
      </w:r>
      <w:r w:rsidR="0058672E" w:rsidRPr="0058672E">
        <w:rPr>
          <w:rFonts w:ascii="Times New Roman" w:hAnsi="Times New Roman" w:cs="Times New Roman"/>
          <w:iCs/>
          <w:lang w:eastAsia="zh-CN"/>
        </w:rPr>
        <w:t xml:space="preserve">we applied LASSO regression using the </w:t>
      </w:r>
      <w:r w:rsidR="0058672E">
        <w:rPr>
          <w:rFonts w:ascii="Times New Roman" w:hAnsi="Times New Roman" w:cs="Times New Roman"/>
          <w:iCs/>
          <w:lang w:eastAsia="zh-CN"/>
        </w:rPr>
        <w:t>‘</w:t>
      </w:r>
      <w:r w:rsidR="0058672E" w:rsidRPr="0058672E">
        <w:rPr>
          <w:rFonts w:ascii="Times New Roman" w:hAnsi="Times New Roman" w:cs="Times New Roman"/>
          <w:iCs/>
          <w:lang w:eastAsia="zh-CN"/>
        </w:rPr>
        <w:t>glmnet</w:t>
      </w:r>
      <w:r w:rsidR="0058672E">
        <w:rPr>
          <w:rFonts w:ascii="Times New Roman" w:hAnsi="Times New Roman" w:cs="Times New Roman"/>
          <w:iCs/>
          <w:lang w:eastAsia="zh-CN"/>
        </w:rPr>
        <w:t>’</w:t>
      </w:r>
      <w:r w:rsidR="0058672E" w:rsidRPr="0058672E">
        <w:rPr>
          <w:rFonts w:ascii="Times New Roman" w:hAnsi="Times New Roman" w:cs="Times New Roman"/>
          <w:iCs/>
          <w:lang w:eastAsia="zh-CN"/>
        </w:rPr>
        <w:t xml:space="preserve"> package. </w:t>
      </w:r>
      <w:r w:rsidR="00D576BF" w:rsidRPr="00D576BF">
        <w:rPr>
          <w:rFonts w:ascii="Times New Roman" w:hAnsi="Times New Roman" w:cs="Times New Roman"/>
          <w:iCs/>
          <w:lang w:eastAsia="zh-CN"/>
        </w:rPr>
        <w:t xml:space="preserve">Models were fitted separately for each metabolite, with the regularization parameter selected by </w:t>
      </w:r>
      <w:r w:rsidR="00B60181" w:rsidRPr="00A75F7C">
        <w:rPr>
          <w:rFonts w:ascii="Times New Roman" w:hAnsi="Times New Roman" w:cs="Times New Roman"/>
          <w:iCs/>
          <w:lang w:eastAsia="zh-CN"/>
        </w:rPr>
        <w:t>multiple</w:t>
      </w:r>
      <w:r w:rsidR="00D576BF" w:rsidRPr="00D576BF">
        <w:rPr>
          <w:rFonts w:ascii="Times New Roman" w:hAnsi="Times New Roman" w:cs="Times New Roman"/>
          <w:iCs/>
          <w:lang w:eastAsia="zh-CN"/>
        </w:rPr>
        <w:t xml:space="preserve"> cross-validation. Both the minimum-error solution (λ_min) and the one-standard-error solution (λ₁se) were retained to evaluate robustness to regularization.</w:t>
      </w:r>
    </w:p>
    <w:p w14:paraId="5BF5E0FE" w14:textId="5504EE98" w:rsidR="007F250C" w:rsidRDefault="00AD7A20" w:rsidP="00D75537">
      <w:pPr>
        <w:jc w:val="both"/>
        <w:rPr>
          <w:rFonts w:ascii="Times New Roman" w:hAnsi="Times New Roman" w:cs="Times New Roman"/>
          <w:iCs/>
          <w:lang w:eastAsia="zh-CN"/>
        </w:rPr>
      </w:pPr>
      <w:r w:rsidRPr="00AD7A20">
        <w:rPr>
          <w:rFonts w:ascii="Times New Roman" w:hAnsi="Times New Roman" w:cs="Times New Roman"/>
          <w:iCs/>
          <w:lang w:eastAsia="zh-CN"/>
        </w:rPr>
        <w:lastRenderedPageBreak/>
        <w:t>To assess feature selection robustness, stability selection was performed by repeating cross-validated LASSO fitting 100 times. For each protein, selection frequency was calculated as the proportion of iterations in which the protein was selected. Selection frequency was used as a quantitative measure of stability under data perturbation</w:t>
      </w:r>
      <w:r w:rsidR="002311C5">
        <w:rPr>
          <w:rFonts w:ascii="Times New Roman" w:hAnsi="Times New Roman" w:cs="Times New Roman" w:hint="eastAsia"/>
          <w:color w:val="000000"/>
          <w:lang w:eastAsia="zh-CN"/>
        </w:rPr>
        <w:t>.</w:t>
      </w:r>
      <w:sdt>
        <w:sdtPr>
          <w:rPr>
            <w:rFonts w:ascii="Times New Roman" w:hAnsi="Times New Roman" w:cs="Times New Roman" w:hint="eastAsia"/>
            <w:color w:val="000000"/>
            <w:highlight w:val="white"/>
            <w:lang w:eastAsia="zh-CN"/>
          </w:rPr>
          <w:alias w:val="Citation"/>
          <w:tag w:val="{&quot;referencesIds&quot;:[&quot;doc:6974e498360cc45d457d100d&quot;],&quot;referencesOptions&quot;:{&quot;doc:6974e498360cc45d457d100d&quot;:{&quot;author&quot;:true,&quot;year&quot;:true,&quot;formatAuthorYear&quot;:false,&quot;pageReplace&quot;:&quot;&quot;,&quot;additionalField&quot;:&quot;&quot;,&quot;additionalValue&quot;:&quot;&quot;,&quot;prefix&quot;:&quot;&quot;,&quot;suffix&quot;:&quot;&quot;}},&quot;hasBrokenReferences&quot;:false,&quot;hasManualEdits&quot;:false,&quot;isEmpty&quot;:false,&quot;citationType&quot;:&quot;inline&quot;,&quot;id&quot;:-844170734,&quot;citationText&quot;:&quot;&lt;span style=\&quot;font-family:Times New Roman;font-size:14.666666666666666px;color:#000000\&quot;&gt;(Nogueira et al. 2018 1–54)&lt;/span&gt;&quot;}"/>
          <w:id w:val="-844170734"/>
          <w:placeholder>
            <w:docPart w:val="A6FD231C6A7B4A64B3E08766CF84818D"/>
          </w:placeholder>
        </w:sdtPr>
        <w:sdtEndPr/>
        <w:sdtContent>
          <w:ins w:id="106" w:author="Yuanyuan Zeng" w:date="2026-02-10T12:45:00Z" w16du:dateUtc="2026-02-10T11:45:00Z">
            <w:r w:rsidR="000C01F3">
              <w:rPr>
                <w:rFonts w:ascii="Times New Roman" w:hAnsi="Times New Roman" w:cs="Times New Roman"/>
                <w:color w:val="000000"/>
              </w:rPr>
              <w:t>(Nogueira et al. 2018 1–54)</w:t>
            </w:r>
          </w:ins>
          <w:del w:id="107" w:author="Yuanyuan Zeng" w:date="2026-02-10T12:29:00Z" w16du:dateUtc="2026-02-10T11:29:00Z">
            <w:r w:rsidR="00E37628" w:rsidRPr="000C01F3" w:rsidDel="00CB1704">
              <w:rPr>
                <w:rFonts w:ascii="Times New Roman" w:hAnsi="Times New Roman" w:cs="Times New Roman"/>
                <w:color w:val="000000"/>
                <w:highlight w:val="white"/>
                <w:rPrChange w:id="108" w:author="Yuanyuan Zeng" w:date="2026-02-10T12:45:00Z" w16du:dateUtc="2026-02-10T11:45:00Z">
                  <w:rPr>
                    <w:rFonts w:ascii="Times New Roman" w:hAnsi="Times New Roman" w:cs="Times New Roman"/>
                    <w:color w:val="000000"/>
                  </w:rPr>
                </w:rPrChange>
              </w:rPr>
              <w:delText>[22]</w:delText>
            </w:r>
          </w:del>
        </w:sdtContent>
      </w:sdt>
    </w:p>
    <w:p w14:paraId="1B314DB6" w14:textId="4788F1E7" w:rsidR="00492C11" w:rsidRDefault="00492C11" w:rsidP="00D75537">
      <w:pPr>
        <w:jc w:val="both"/>
        <w:rPr>
          <w:rFonts w:ascii="Times New Roman" w:hAnsi="Times New Roman" w:cs="Times New Roman"/>
          <w:iCs/>
          <w:lang w:eastAsia="zh-CN"/>
        </w:rPr>
      </w:pPr>
      <w:r w:rsidRPr="00492C11">
        <w:rPr>
          <w:rFonts w:ascii="Times New Roman" w:hAnsi="Times New Roman" w:cs="Times New Roman"/>
          <w:iCs/>
          <w:lang w:eastAsia="zh-CN"/>
        </w:rPr>
        <w:t>LASSO-selected proteins were further classified by integrating coefficient selection at λ_min, selection frequency, and retention under λ₁se, yielding core and supportive evidence tiers.</w:t>
      </w:r>
      <w:r w:rsidR="00647CCA">
        <w:rPr>
          <w:rFonts w:ascii="Times New Roman" w:hAnsi="Times New Roman" w:cs="Times New Roman" w:hint="eastAsia"/>
          <w:iCs/>
          <w:lang w:eastAsia="zh-CN"/>
        </w:rPr>
        <w:t xml:space="preserve"> </w:t>
      </w:r>
      <w:r w:rsidR="006F03E6" w:rsidRPr="006F03E6">
        <w:rPr>
          <w:rFonts w:ascii="Times New Roman" w:hAnsi="Times New Roman" w:cs="Times New Roman"/>
          <w:iCs/>
          <w:lang w:eastAsia="zh-CN"/>
        </w:rPr>
        <w:t>Features with high selection frequency (</w:t>
      </w:r>
      <w:r w:rsidR="006F03E6" w:rsidRPr="006F03E6">
        <w:rPr>
          <w:rFonts w:ascii="Times New Roman" w:hAnsi="Times New Roman" w:cs="Times New Roman" w:hint="eastAsia"/>
          <w:iCs/>
          <w:lang w:eastAsia="zh-CN"/>
        </w:rPr>
        <w:t>≥</w:t>
      </w:r>
      <w:r w:rsidR="006F03E6" w:rsidRPr="006F03E6">
        <w:rPr>
          <w:rFonts w:ascii="Times New Roman" w:hAnsi="Times New Roman" w:cs="Times New Roman"/>
          <w:iCs/>
          <w:lang w:eastAsia="zh-CN"/>
        </w:rPr>
        <w:t>0.5) and retained at λ₁se were defined as Tier-1 core features, whereas features with moderate selection frequency (</w:t>
      </w:r>
      <w:r w:rsidR="006F03E6" w:rsidRPr="006F03E6">
        <w:rPr>
          <w:rFonts w:ascii="Times New Roman" w:hAnsi="Times New Roman" w:cs="Times New Roman" w:hint="eastAsia"/>
          <w:iCs/>
          <w:lang w:eastAsia="zh-CN"/>
        </w:rPr>
        <w:t>≥</w:t>
      </w:r>
      <w:r w:rsidR="006F03E6" w:rsidRPr="006F03E6">
        <w:rPr>
          <w:rFonts w:ascii="Times New Roman" w:hAnsi="Times New Roman" w:cs="Times New Roman"/>
          <w:iCs/>
          <w:lang w:eastAsia="zh-CN"/>
        </w:rPr>
        <w:t>0.4) but not retained at λ₁se were classified as Tier-2 supportive features</w:t>
      </w:r>
      <w:sdt>
        <w:sdtPr>
          <w:rPr>
            <w:rFonts w:ascii="Times New Roman" w:hAnsi="Times New Roman" w:cs="Times New Roman"/>
            <w:iCs/>
            <w:color w:val="000000"/>
            <w:highlight w:val="white"/>
            <w:lang w:eastAsia="zh-CN"/>
          </w:rPr>
          <w:alias w:val="Citation"/>
          <w:tag w:val="{&quot;referencesIds&quot;:[&quot;doc:6974e46c9e7d9800175bff70&quot;,&quot;doc:6974e5e6fd33025f13147067&quot;],&quot;referencesOptions&quot;:{&quot;doc:6974e46c9e7d9800175bff70&quot;:{&quot;author&quot;:true,&quot;year&quot;:true,&quot;formatAuthorYear&quot;:false,&quot;pageReplace&quot;:&quot;&quot;,&quot;additionalField&quot;:&quot;&quot;,&quot;additionalValue&quot;:&quot;&quot;,&quot;prefix&quot;:&quot;&quot;,&quot;suffix&quot;:&quot;&quot;},&quot;doc:6974e5e6fd33025f13147067&quot;:{&quot;author&quot;:true,&quot;year&quot;:true,&quot;formatAuthorYear&quot;:false,&quot;pageReplace&quot;:&quot;&quot;,&quot;additionalField&quot;:&quot;&quot;,&quot;additionalValue&quot;:&quot;&quot;,&quot;prefix&quot;:&quot;&quot;,&quot;suffix&quot;:&quot;&quot;}},&quot;hasBrokenReferences&quot;:false,&quot;hasManualEdits&quot;:false,&quot;isEmpty&quot;:false,&quot;citationType&quot;:&quot;inline&quot;,&quot;id&quot;:-798608419,&quot;citationText&quot;:&quot;&lt;span style=\&quot;font-family:Times New Roman;font-size:14.666666666666666px;color:#000000\&quot;&gt;(Jiang et al. 2022 1155–1167, He, Yu 2010 215–225)&lt;/span&gt;&quot;}"/>
          <w:id w:val="-798608419"/>
          <w:placeholder>
            <w:docPart w:val="91B3FFFEEFE04AB280C586E304D20B07"/>
          </w:placeholder>
        </w:sdtPr>
        <w:sdtEndPr/>
        <w:sdtContent>
          <w:ins w:id="109" w:author="Yuanyuan Zeng" w:date="2026-02-10T12:45:00Z" w16du:dateUtc="2026-02-10T11:45:00Z">
            <w:r w:rsidR="000C01F3">
              <w:rPr>
                <w:rFonts w:ascii="Times New Roman" w:hAnsi="Times New Roman" w:cs="Times New Roman"/>
                <w:color w:val="000000"/>
              </w:rPr>
              <w:t>(Jiang et al. 2022 1155–1167, He, Yu 2010 215–225)</w:t>
            </w:r>
          </w:ins>
          <w:del w:id="110" w:author="Yuanyuan Zeng" w:date="2026-02-10T12:29:00Z" w16du:dateUtc="2026-02-10T11:29:00Z">
            <w:r w:rsidR="00E37628" w:rsidRPr="000C01F3" w:rsidDel="00CB1704">
              <w:rPr>
                <w:rFonts w:ascii="Times New Roman" w:hAnsi="Times New Roman" w:cs="Times New Roman"/>
                <w:color w:val="000000"/>
                <w:highlight w:val="white"/>
                <w:rPrChange w:id="111" w:author="Yuanyuan Zeng" w:date="2026-02-10T12:45:00Z" w16du:dateUtc="2026-02-10T11:45:00Z">
                  <w:rPr>
                    <w:rFonts w:ascii="Times New Roman" w:hAnsi="Times New Roman" w:cs="Times New Roman"/>
                    <w:color w:val="000000"/>
                  </w:rPr>
                </w:rPrChange>
              </w:rPr>
              <w:delText>[23,24]</w:delText>
            </w:r>
          </w:del>
        </w:sdtContent>
      </w:sdt>
      <w:r w:rsidR="006F03E6" w:rsidRPr="006F03E6">
        <w:rPr>
          <w:rFonts w:ascii="Times New Roman" w:hAnsi="Times New Roman" w:cs="Times New Roman"/>
          <w:iCs/>
          <w:lang w:eastAsia="zh-CN"/>
        </w:rPr>
        <w:t>. Remaining features were considered unstable and not further interpreted</w:t>
      </w:r>
      <w:sdt>
        <w:sdtPr>
          <w:rPr>
            <w:rFonts w:ascii="Times New Roman" w:hAnsi="Times New Roman" w:cs="Times New Roman"/>
            <w:iCs/>
            <w:color w:val="000000"/>
            <w:highlight w:val="white"/>
            <w:lang w:eastAsia="zh-CN"/>
          </w:rPr>
          <w:alias w:val="Citation"/>
          <w:tag w:val="{&quot;referencesIds&quot;:[&quot;doc:6974e613ca3ace34b22b7c11&quot;],&quot;referencesOptions&quot;:{&quot;doc:6974e613ca3ace34b22b7c11&quot;:{&quot;author&quot;:true,&quot;year&quot;:true,&quot;formatAuthorYear&quot;:false,&quot;pageReplace&quot;:&quot;&quot;,&quot;additionalField&quot;:&quot;&quot;,&quot;additionalValue&quot;:&quot;&quot;,&quot;prefix&quot;:&quot;&quot;,&quot;suffix&quot;:&quot;&quot;}},&quot;hasBrokenReferences&quot;:false,&quot;hasManualEdits&quot;:false,&quot;isEmpty&quot;:false,&quot;citationType&quot;:&quot;inline&quot;,&quot;id&quot;:-1010067386,&quot;citationText&quot;:&quot;&lt;span style=\&quot;font-family:Times New Roman;font-size:14.666666666666666px;color:#000000\&quot;&gt;(Dernoncourt et al. 2014 681–693)&lt;/span&gt;&quot;}"/>
          <w:id w:val="-1010067386"/>
          <w:placeholder>
            <w:docPart w:val="4E81B56E98F04733B9D915C99C41239B"/>
          </w:placeholder>
        </w:sdtPr>
        <w:sdtEndPr/>
        <w:sdtContent>
          <w:ins w:id="112" w:author="Yuanyuan Zeng" w:date="2026-02-10T12:45:00Z" w16du:dateUtc="2026-02-10T11:45:00Z">
            <w:r w:rsidR="000C01F3">
              <w:rPr>
                <w:rFonts w:ascii="Times New Roman" w:hAnsi="Times New Roman" w:cs="Times New Roman"/>
                <w:color w:val="000000"/>
              </w:rPr>
              <w:t>(Dernoncourt et al. 2014 681–693)</w:t>
            </w:r>
          </w:ins>
          <w:del w:id="113" w:author="Yuanyuan Zeng" w:date="2026-02-10T12:29:00Z" w16du:dateUtc="2026-02-10T11:29:00Z">
            <w:r w:rsidR="00E37628" w:rsidRPr="000C01F3" w:rsidDel="00CB1704">
              <w:rPr>
                <w:rFonts w:ascii="Times New Roman" w:hAnsi="Times New Roman" w:cs="Times New Roman"/>
                <w:color w:val="000000"/>
                <w:highlight w:val="white"/>
                <w:rPrChange w:id="114" w:author="Yuanyuan Zeng" w:date="2026-02-10T12:45:00Z" w16du:dateUtc="2026-02-10T11:45:00Z">
                  <w:rPr>
                    <w:rFonts w:ascii="Times New Roman" w:hAnsi="Times New Roman" w:cs="Times New Roman"/>
                    <w:color w:val="000000"/>
                  </w:rPr>
                </w:rPrChange>
              </w:rPr>
              <w:delText>[25]</w:delText>
            </w:r>
          </w:del>
        </w:sdtContent>
      </w:sdt>
      <w:r w:rsidR="006F03E6" w:rsidRPr="006F03E6">
        <w:rPr>
          <w:rFonts w:ascii="Times New Roman" w:hAnsi="Times New Roman" w:cs="Times New Roman"/>
          <w:iCs/>
          <w:lang w:eastAsia="zh-CN"/>
        </w:rPr>
        <w:t>.</w:t>
      </w:r>
    </w:p>
    <w:p w14:paraId="3E220E76" w14:textId="49B18AD0" w:rsidR="004D26D4" w:rsidRDefault="001B2A17" w:rsidP="00185097">
      <w:pPr>
        <w:spacing w:after="0"/>
        <w:jc w:val="both"/>
        <w:rPr>
          <w:rFonts w:ascii="Times New Roman" w:hAnsi="Times New Roman" w:cs="Times New Roman"/>
          <w:b/>
          <w:bCs/>
          <w:iCs/>
          <w:lang w:eastAsia="zh-CN"/>
        </w:rPr>
      </w:pPr>
      <w:r w:rsidRPr="004D26D4">
        <w:rPr>
          <w:rFonts w:ascii="Times New Roman" w:hAnsi="Times New Roman" w:cs="Times New Roman"/>
          <w:b/>
          <w:bCs/>
          <w:iCs/>
          <w:lang w:eastAsia="zh-CN"/>
        </w:rPr>
        <w:t>Discussion</w:t>
      </w:r>
    </w:p>
    <w:p w14:paraId="70082414" w14:textId="77777777" w:rsidR="002100CD" w:rsidRDefault="002100CD" w:rsidP="00185097">
      <w:pPr>
        <w:spacing w:after="0"/>
        <w:jc w:val="both"/>
        <w:rPr>
          <w:rFonts w:ascii="Times New Roman" w:hAnsi="Times New Roman" w:cs="Times New Roman"/>
          <w:b/>
          <w:bCs/>
          <w:iCs/>
          <w:lang w:eastAsia="zh-CN"/>
        </w:rPr>
      </w:pPr>
    </w:p>
    <w:p w14:paraId="01AB5FD8" w14:textId="6FBE8189" w:rsidR="00DB768B" w:rsidRPr="00DB768B" w:rsidRDefault="00DB768B" w:rsidP="00185097">
      <w:pPr>
        <w:spacing w:after="0"/>
        <w:jc w:val="both"/>
        <w:rPr>
          <w:rFonts w:ascii="Times New Roman" w:hAnsi="Times New Roman" w:cs="Times New Roman"/>
          <w:iCs/>
          <w:lang w:eastAsia="zh-CN"/>
        </w:rPr>
      </w:pPr>
      <w:commentRangeStart w:id="115"/>
      <w:r w:rsidRPr="00DB768B">
        <w:rPr>
          <w:rFonts w:ascii="Times New Roman" w:hAnsi="Times New Roman" w:cs="Times New Roman"/>
          <w:iCs/>
          <w:lang w:eastAsia="zh-CN"/>
        </w:rPr>
        <w:t>By integrating longitudinal proteomic profiles from brain and liver with plasma metabolomics across the full seasonal cycle,</w:t>
      </w:r>
      <w:r>
        <w:rPr>
          <w:rFonts w:ascii="Times New Roman" w:hAnsi="Times New Roman" w:cs="Times New Roman" w:hint="eastAsia"/>
          <w:iCs/>
          <w:lang w:eastAsia="zh-CN"/>
        </w:rPr>
        <w:t xml:space="preserve"> </w:t>
      </w:r>
      <w:r w:rsidR="00197D9D" w:rsidRPr="00197D9D">
        <w:rPr>
          <w:rFonts w:ascii="Times New Roman" w:hAnsi="Times New Roman" w:cs="Times New Roman"/>
          <w:iCs/>
          <w:lang w:eastAsia="zh-CN"/>
        </w:rPr>
        <w:t>we revealed</w:t>
      </w:r>
      <w:r w:rsidR="00197D9D">
        <w:rPr>
          <w:rFonts w:ascii="Times New Roman" w:hAnsi="Times New Roman" w:cs="Times New Roman" w:hint="eastAsia"/>
          <w:iCs/>
          <w:lang w:eastAsia="zh-CN"/>
        </w:rPr>
        <w:t xml:space="preserve"> </w:t>
      </w:r>
      <w:r w:rsidR="00197D9D" w:rsidRPr="00197D9D">
        <w:rPr>
          <w:rFonts w:ascii="Times New Roman" w:hAnsi="Times New Roman" w:cs="Times New Roman"/>
          <w:iCs/>
          <w:lang w:eastAsia="zh-CN"/>
        </w:rPr>
        <w:t xml:space="preserve">a coordinated yet tissue specific remodeling program that accompanies Dehnel’s phenomenon. The data </w:t>
      </w:r>
      <w:r w:rsidR="003759D4" w:rsidRPr="003759D4">
        <w:rPr>
          <w:rFonts w:ascii="Times New Roman" w:hAnsi="Times New Roman" w:cs="Times New Roman"/>
          <w:iCs/>
          <w:lang w:eastAsia="zh-CN"/>
        </w:rPr>
        <w:t>indicate</w:t>
      </w:r>
      <w:r w:rsidR="002A2D19">
        <w:rPr>
          <w:rFonts w:ascii="Times New Roman" w:hAnsi="Times New Roman" w:cs="Times New Roman" w:hint="eastAsia"/>
          <w:iCs/>
          <w:lang w:eastAsia="zh-CN"/>
        </w:rPr>
        <w:t>d</w:t>
      </w:r>
      <w:r w:rsidR="003759D4">
        <w:rPr>
          <w:rFonts w:ascii="Times New Roman" w:hAnsi="Times New Roman" w:cs="Times New Roman" w:hint="eastAsia"/>
          <w:iCs/>
          <w:lang w:eastAsia="zh-CN"/>
        </w:rPr>
        <w:t xml:space="preserve"> that</w:t>
      </w:r>
      <w:r w:rsidR="00197D9D" w:rsidRPr="00197D9D">
        <w:rPr>
          <w:rFonts w:ascii="Times New Roman" w:hAnsi="Times New Roman" w:cs="Times New Roman"/>
          <w:iCs/>
          <w:lang w:eastAsia="zh-CN"/>
        </w:rPr>
        <w:t xml:space="preserve"> mitochondrial energy metabolism and protein synthesis as major axes of change, and the integrated </w:t>
      </w:r>
      <w:r w:rsidR="002A2D19" w:rsidRPr="00197D9D">
        <w:rPr>
          <w:rFonts w:ascii="Times New Roman" w:hAnsi="Times New Roman" w:cs="Times New Roman"/>
          <w:iCs/>
          <w:lang w:eastAsia="zh-CN"/>
        </w:rPr>
        <w:t>regression-based</w:t>
      </w:r>
      <w:r w:rsidR="00197D9D" w:rsidRPr="00197D9D">
        <w:rPr>
          <w:rFonts w:ascii="Times New Roman" w:hAnsi="Times New Roman" w:cs="Times New Roman"/>
          <w:iCs/>
          <w:lang w:eastAsia="zh-CN"/>
        </w:rPr>
        <w:t xml:space="preserve"> validation prioritizes a small number of reproducible candidate proteins whose associations with unsaturated fatty acids and corticosterone differ in direction across tissues and phases.</w:t>
      </w:r>
      <w:commentRangeEnd w:id="115"/>
      <w:r w:rsidR="00FD53FD" w:rsidRPr="00DB768B">
        <w:rPr>
          <w:rStyle w:val="CommentReference"/>
          <w:rFonts w:ascii="Times New Roman" w:hAnsi="Times New Roman" w:cs="Times New Roman"/>
          <w:iCs/>
          <w:sz w:val="22"/>
          <w:szCs w:val="22"/>
          <w:lang w:eastAsia="zh-CN"/>
        </w:rPr>
        <w:commentReference w:id="115"/>
      </w:r>
    </w:p>
    <w:p w14:paraId="523C0AA2" w14:textId="571094B6" w:rsidR="00DB768B" w:rsidRPr="00A802F1" w:rsidRDefault="002A2D19" w:rsidP="00185097">
      <w:pPr>
        <w:spacing w:after="0"/>
        <w:jc w:val="both"/>
        <w:rPr>
          <w:rFonts w:ascii="Times New Roman" w:hAnsi="Times New Roman" w:cs="Times New Roman"/>
          <w:iCs/>
          <w:lang w:eastAsia="zh-CN"/>
        </w:rPr>
      </w:pPr>
      <w:commentRangeStart w:id="116"/>
      <w:commentRangeStart w:id="117"/>
      <w:r w:rsidRPr="002A2D19">
        <w:rPr>
          <w:rFonts w:ascii="Times New Roman" w:hAnsi="Times New Roman" w:cs="Times New Roman"/>
          <w:iCs/>
          <w:lang w:eastAsia="zh-CN"/>
        </w:rPr>
        <w:t>Shrews maintain exceptionally high metabolic turnover while remaining active year-round, which creates a winter dilemma: heat loss increases as ambient temperature falls, food becomes less predictable, and sustaining the brain’s high resting energy demand becomes increasingly costly</w:t>
      </w:r>
      <w:sdt>
        <w:sdtPr>
          <w:rPr>
            <w:rFonts w:ascii="Times New Roman" w:hAnsi="Times New Roman" w:cs="Times New Roman"/>
            <w:iCs/>
            <w:color w:val="000000"/>
            <w:highlight w:val="white"/>
            <w:lang w:eastAsia="zh-CN"/>
          </w:rPr>
          <w:alias w:val="Citation"/>
          <w:tag w:val="{&quot;referencesIds&quot;:[&quot;doc:6977a25f6015d4689df210cd&quot;],&quot;referencesOptions&quot;:{&quot;doc:6977a25f6015d4689df210cd&quot;:{&quot;author&quot;:true,&quot;year&quot;:true,&quot;formatAuthorYear&quot;:false,&quot;pageReplace&quot;:&quot;&quot;,&quot;additionalField&quot;:&quot;&quot;,&quot;additionalValue&quot;:&quot;&quot;,&quot;prefix&quot;:&quot;&quot;,&quot;suffix&quot;:&quot;&quot;}},&quot;hasBrokenReferences&quot;:false,&quot;hasManualEdits&quot;:false,&quot;isEmpty&quot;:false,&quot;citationType&quot;:&quot;inline&quot;,&quot;id&quot;:-1748575665,&quot;citationText&quot;:&quot;&lt;span style=\&quot;font-family:Times New Roman;font-size:14.666666666666666px;color:#000000\&quot;&gt;(Genoud et al. 2018 404–438)&lt;/span&gt;&quot;}"/>
          <w:id w:val="-1748575665"/>
          <w:placeholder>
            <w:docPart w:val="A10A1C758C4741488B2DE543127362B7"/>
          </w:placeholder>
        </w:sdtPr>
        <w:sdtEndPr/>
        <w:sdtContent>
          <w:ins w:id="118" w:author="Yuanyuan Zeng" w:date="2026-02-10T12:45:00Z" w16du:dateUtc="2026-02-10T11:45:00Z">
            <w:r w:rsidR="000C01F3">
              <w:rPr>
                <w:rFonts w:ascii="Times New Roman" w:hAnsi="Times New Roman" w:cs="Times New Roman"/>
                <w:color w:val="000000"/>
              </w:rPr>
              <w:t>(Genoud et al. 2018 404–438)</w:t>
            </w:r>
          </w:ins>
          <w:del w:id="119" w:author="Yuanyuan Zeng" w:date="2026-02-10T12:29:00Z" w16du:dateUtc="2026-02-10T11:29:00Z">
            <w:r w:rsidR="00E37628" w:rsidRPr="000C01F3" w:rsidDel="00CB1704">
              <w:rPr>
                <w:rFonts w:ascii="Times New Roman" w:hAnsi="Times New Roman" w:cs="Times New Roman"/>
                <w:color w:val="000000"/>
                <w:highlight w:val="white"/>
                <w:rPrChange w:id="120" w:author="Yuanyuan Zeng" w:date="2026-02-10T12:45:00Z" w16du:dateUtc="2026-02-10T11:45:00Z">
                  <w:rPr>
                    <w:rFonts w:ascii="Times New Roman" w:hAnsi="Times New Roman" w:cs="Times New Roman"/>
                    <w:color w:val="000000"/>
                  </w:rPr>
                </w:rPrChange>
              </w:rPr>
              <w:delText>[26]</w:delText>
            </w:r>
          </w:del>
        </w:sdtContent>
      </w:sdt>
      <w:r w:rsidRPr="002A2D19">
        <w:rPr>
          <w:rFonts w:ascii="Times New Roman" w:hAnsi="Times New Roman" w:cs="Times New Roman"/>
          <w:iCs/>
          <w:lang w:eastAsia="zh-CN"/>
        </w:rPr>
        <w:t>. A predictable reduction in organ size, together with a molecular downshifting of energy intensive processes, offers a plausible route to reduce absolute energetic expenditure without entering torpor or hibernation.</w:t>
      </w:r>
    </w:p>
    <w:p w14:paraId="25D37D19" w14:textId="3D006089" w:rsidR="00E770C4" w:rsidRDefault="00A802F1" w:rsidP="00D75537">
      <w:pPr>
        <w:jc w:val="both"/>
        <w:rPr>
          <w:rFonts w:ascii="Times New Roman" w:hAnsi="Times New Roman" w:cs="Times New Roman"/>
          <w:iCs/>
          <w:lang w:eastAsia="zh-CN"/>
        </w:rPr>
      </w:pPr>
      <w:r w:rsidRPr="00A802F1">
        <w:rPr>
          <w:rFonts w:ascii="Times New Roman" w:hAnsi="Times New Roman" w:cs="Times New Roman"/>
          <w:iCs/>
          <w:lang w:eastAsia="zh-CN"/>
        </w:rPr>
        <w:t>The prominence of mitochondrial and translation related pathways in our seasonal remodeling map is notable because impaired oxidative phosphorylation and disrupted protein synthesis are widely implicated in neurodegenerative disorders.</w:t>
      </w:r>
      <w:r w:rsidR="00E770C4">
        <w:rPr>
          <w:rFonts w:ascii="Times New Roman" w:hAnsi="Times New Roman" w:cs="Times New Roman" w:hint="eastAsia"/>
          <w:iCs/>
          <w:lang w:eastAsia="zh-CN"/>
        </w:rPr>
        <w:t xml:space="preserve"> </w:t>
      </w:r>
      <w:r w:rsidR="00784F36" w:rsidRPr="00784F36">
        <w:rPr>
          <w:rFonts w:ascii="Times New Roman" w:hAnsi="Times New Roman" w:cs="Times New Roman"/>
          <w:iCs/>
          <w:lang w:eastAsia="zh-CN"/>
        </w:rPr>
        <w:t>Neurons and glial cells exhibit differences in their predominant bioenergetic pathways</w:t>
      </w:r>
      <w:sdt>
        <w:sdtPr>
          <w:rPr>
            <w:rFonts w:ascii="Times New Roman" w:hAnsi="Times New Roman" w:cs="Times New Roman"/>
            <w:iCs/>
            <w:color w:val="000000"/>
            <w:highlight w:val="white"/>
            <w:lang w:eastAsia="zh-CN"/>
          </w:rPr>
          <w:alias w:val="Citation"/>
          <w:tag w:val="{&quot;referencesIds&quot;:[&quot;doc:6977a771182e34539ffc838f&quot;],&quot;referencesOptions&quot;:{&quot;doc:6977a771182e34539ffc838f&quot;:{&quot;author&quot;:true,&quot;year&quot;:true,&quot;formatAuthorYear&quot;:false,&quot;pageReplace&quot;:&quot;&quot;,&quot;additionalField&quot;:&quot;&quot;,&quot;additionalValue&quot;:&quot;&quot;,&quot;prefix&quot;:&quot;&quot;,&quot;suffix&quot;:&quot;&quot;}},&quot;hasBrokenReferences&quot;:false,&quot;hasManualEdits&quot;:false,&quot;isEmpty&quot;:false,&quot;citationType&quot;:&quot;inline&quot;,&quot;id&quot;:1263721047,&quot;citationText&quot;:&quot;&lt;span style=\&quot;font-family:Times New Roman;font-size:14.666666666666666px;color:#000000\&quot;&gt;(Shichkova et al. 2024 1714)&lt;/span&gt;&quot;}"/>
          <w:id w:val="1263721047"/>
          <w:placeholder>
            <w:docPart w:val="A922B2E219FB4FC5AEA02AE86ABAE3F6"/>
          </w:placeholder>
        </w:sdtPr>
        <w:sdtEndPr/>
        <w:sdtContent>
          <w:ins w:id="121" w:author="Yuanyuan Zeng" w:date="2026-02-10T12:45:00Z" w16du:dateUtc="2026-02-10T11:45:00Z">
            <w:r w:rsidR="000C01F3">
              <w:rPr>
                <w:rFonts w:ascii="Times New Roman" w:hAnsi="Times New Roman" w:cs="Times New Roman"/>
                <w:color w:val="000000"/>
              </w:rPr>
              <w:t>(Shichkova et al. 2024 1714)</w:t>
            </w:r>
          </w:ins>
          <w:del w:id="122" w:author="Yuanyuan Zeng" w:date="2026-02-10T12:29:00Z" w16du:dateUtc="2026-02-10T11:29:00Z">
            <w:r w:rsidR="00E37628" w:rsidRPr="000C01F3" w:rsidDel="00CB1704">
              <w:rPr>
                <w:rFonts w:ascii="Times New Roman" w:hAnsi="Times New Roman" w:cs="Times New Roman"/>
                <w:color w:val="000000"/>
                <w:highlight w:val="white"/>
                <w:rPrChange w:id="123" w:author="Yuanyuan Zeng" w:date="2026-02-10T12:45:00Z" w16du:dateUtc="2026-02-10T11:45:00Z">
                  <w:rPr>
                    <w:rFonts w:ascii="Times New Roman" w:hAnsi="Times New Roman" w:cs="Times New Roman"/>
                    <w:color w:val="000000"/>
                  </w:rPr>
                </w:rPrChange>
              </w:rPr>
              <w:delText>[27]</w:delText>
            </w:r>
          </w:del>
        </w:sdtContent>
      </w:sdt>
      <w:r w:rsidR="0058757D">
        <w:rPr>
          <w:rFonts w:ascii="Times New Roman" w:hAnsi="Times New Roman" w:cs="Times New Roman" w:hint="eastAsia"/>
          <w:iCs/>
          <w:lang w:eastAsia="zh-CN"/>
        </w:rPr>
        <w:t>.</w:t>
      </w:r>
      <w:r w:rsidR="00784F36" w:rsidRPr="00784F36">
        <w:rPr>
          <w:rFonts w:ascii="Times New Roman" w:hAnsi="Times New Roman" w:cs="Times New Roman"/>
          <w:iCs/>
          <w:lang w:eastAsia="zh-CN"/>
        </w:rPr>
        <w:t xml:space="preserve"> </w:t>
      </w:r>
      <w:r w:rsidR="0058757D">
        <w:rPr>
          <w:rFonts w:ascii="Times New Roman" w:hAnsi="Times New Roman" w:cs="Times New Roman" w:hint="eastAsia"/>
          <w:iCs/>
          <w:lang w:eastAsia="zh-CN"/>
        </w:rPr>
        <w:t>G</w:t>
      </w:r>
      <w:r w:rsidR="00784F36" w:rsidRPr="00784F36">
        <w:rPr>
          <w:rFonts w:ascii="Times New Roman" w:hAnsi="Times New Roman" w:cs="Times New Roman"/>
          <w:iCs/>
          <w:lang w:eastAsia="zh-CN"/>
        </w:rPr>
        <w:t>iven the glial cell's specific glycogen storage function, glycolysis serves as its primary energy source. Unlike this, neurons are highly dependent on mitochondrial ATP production to sustain synaptic transmission and cellular homeostasis</w:t>
      </w:r>
      <w:sdt>
        <w:sdtPr>
          <w:rPr>
            <w:rFonts w:ascii="Times New Roman" w:hAnsi="Times New Roman" w:cs="Times New Roman"/>
            <w:iCs/>
            <w:color w:val="000000"/>
            <w:highlight w:val="white"/>
            <w:lang w:eastAsia="zh-CN"/>
          </w:rPr>
          <w:alias w:val="Citation"/>
          <w:tag w:val="{&quot;referencesIds&quot;:[&quot;doc:6977a7dfb7ad121effd75f17&quot;,&quot;doc:6977a7f8182e34539ffc8399&quot;],&quot;referencesOptions&quot;:{&quot;doc:6977a7dfb7ad121effd75f17&quot;:{&quot;author&quot;:true,&quot;year&quot;:true,&quot;formatAuthorYear&quot;:false,&quot;pageReplace&quot;:&quot;&quot;,&quot;additionalField&quot;:&quot;&quot;,&quot;additionalValue&quot;:&quot;&quot;,&quot;prefix&quot;:&quot;&quot;,&quot;suffix&quot;:&quot;&quot;},&quot;doc:6977a7f8182e34539ffc8399&quot;:{&quot;author&quot;:true,&quot;year&quot;:true,&quot;formatAuthorYear&quot;:false,&quot;pageReplace&quot;:&quot;&quot;,&quot;additionalField&quot;:&quot;&quot;,&quot;additionalValue&quot;:&quot;&quot;,&quot;prefix&quot;:&quot;&quot;,&quot;suffix&quot;:&quot;&quot;}},&quot;hasBrokenReferences&quot;:false,&quot;hasManualEdits&quot;:false,&quot;isEmpty&quot;:false,&quot;citationType&quot;:&quot;inline&quot;,&quot;id&quot;:831950631,&quot;citationText&quot;:&quot;&lt;span style=\&quot;font-family:Times New Roman;font-size:14.666666666666666px;color:#000000\&quot;&gt;(Bak et al. 2018 7108–7116, Bouzier‐Sore et al. 2006 1687–1694)&lt;/span&gt;&quot;}"/>
          <w:id w:val="831950631"/>
          <w:placeholder>
            <w:docPart w:val="E0B2D47A88314641B42A563333E26C52"/>
          </w:placeholder>
        </w:sdtPr>
        <w:sdtEndPr/>
        <w:sdtContent>
          <w:ins w:id="124" w:author="Yuanyuan Zeng" w:date="2026-02-10T12:45:00Z" w16du:dateUtc="2026-02-10T11:45:00Z">
            <w:r w:rsidR="000C01F3">
              <w:rPr>
                <w:rFonts w:ascii="Times New Roman" w:hAnsi="Times New Roman" w:cs="Times New Roman"/>
                <w:color w:val="000000"/>
              </w:rPr>
              <w:t>(Bak et al. 2018 7108–7116, Bouzier‐Sore et al. 2006 1687–1694)</w:t>
            </w:r>
          </w:ins>
          <w:del w:id="125" w:author="Yuanyuan Zeng" w:date="2026-02-10T12:29:00Z" w16du:dateUtc="2026-02-10T11:29:00Z">
            <w:r w:rsidR="00E37628" w:rsidRPr="000C01F3" w:rsidDel="00CB1704">
              <w:rPr>
                <w:rFonts w:ascii="Times New Roman" w:hAnsi="Times New Roman" w:cs="Times New Roman"/>
                <w:color w:val="000000"/>
                <w:highlight w:val="white"/>
                <w:rPrChange w:id="126" w:author="Yuanyuan Zeng" w:date="2026-02-10T12:45:00Z" w16du:dateUtc="2026-02-10T11:45:00Z">
                  <w:rPr>
                    <w:rFonts w:ascii="Times New Roman" w:hAnsi="Times New Roman" w:cs="Times New Roman"/>
                    <w:color w:val="000000"/>
                  </w:rPr>
                </w:rPrChange>
              </w:rPr>
              <w:delText>[28,29]</w:delText>
            </w:r>
          </w:del>
        </w:sdtContent>
      </w:sdt>
      <w:r w:rsidR="00784F36" w:rsidRPr="00784F36">
        <w:rPr>
          <w:rFonts w:ascii="Times New Roman" w:hAnsi="Times New Roman" w:cs="Times New Roman"/>
          <w:iCs/>
          <w:lang w:eastAsia="zh-CN"/>
        </w:rPr>
        <w:t>.</w:t>
      </w:r>
      <w:r w:rsidR="0084779A">
        <w:rPr>
          <w:rFonts w:ascii="Times New Roman" w:hAnsi="Times New Roman" w:cs="Times New Roman" w:hint="eastAsia"/>
          <w:iCs/>
          <w:lang w:eastAsia="zh-CN"/>
        </w:rPr>
        <w:t xml:space="preserve"> A</w:t>
      </w:r>
      <w:r w:rsidR="0084779A" w:rsidRPr="0084779A">
        <w:rPr>
          <w:rFonts w:ascii="Times New Roman" w:hAnsi="Times New Roman" w:cs="Times New Roman"/>
          <w:iCs/>
          <w:lang w:eastAsia="zh-CN"/>
        </w:rPr>
        <w:t>nd dysfunction of the electron transport chain is a well-established hallmark of Alzheimer’s disease, Parkinson’s disease, and other neurodegenerative conditions</w:t>
      </w:r>
      <w:sdt>
        <w:sdtPr>
          <w:rPr>
            <w:rFonts w:ascii="Times New Roman" w:hAnsi="Times New Roman" w:cs="Times New Roman"/>
            <w:iCs/>
            <w:color w:val="000000"/>
            <w:highlight w:val="white"/>
            <w:lang w:eastAsia="zh-CN"/>
          </w:rPr>
          <w:alias w:val="Citation"/>
          <w:tag w:val="{&quot;referencesIds&quot;:[&quot;doc:6977a8ac2ea0b31b61fd032a&quot;,&quot;doc:6977a90ab7ad121effd75f2f&quot;],&quot;referencesOptions&quot;:{&quot;doc:6977a8ac2ea0b31b61fd032a&quot;:{&quot;author&quot;:true,&quot;year&quot;:true,&quot;formatAuthorYear&quot;:false,&quot;pageReplace&quot;:&quot;&quot;,&quot;additionalField&quot;:&quot;&quot;,&quot;additionalValue&quot;:&quot;&quot;,&quot;prefix&quot;:&quot;&quot;,&quot;suffix&quot;:&quot;&quot;},&quot;doc:6977a90ab7ad121effd75f2f&quot;:{&quot;author&quot;:true,&quot;year&quot;:true,&quot;formatAuthorYear&quot;:false,&quot;pageReplace&quot;:&quot;&quot;,&quot;additionalField&quot;:&quot;&quot;,&quot;additionalValue&quot;:&quot;&quot;,&quot;prefix&quot;:&quot;&quot;,&quot;suffix&quot;:&quot;&quot;}},&quot;hasBrokenReferences&quot;:false,&quot;hasManualEdits&quot;:false,&quot;isEmpty&quot;:false,&quot;citationType&quot;:&quot;inline&quot;,&quot;id&quot;:1367494445,&quot;citationText&quot;:&quot;&lt;span style=\&quot;font-family:Times New Roman;font-size:14.666666666666666px;color:#000000\&quot;&gt;(Lin, Beal 2006 787–795, Mattson et al. 2008 748–766)&lt;/span&gt;&quot;}"/>
          <w:id w:val="1367494445"/>
          <w:placeholder>
            <w:docPart w:val="4C530BD3F2764115AC0CCF9402321B0C"/>
          </w:placeholder>
        </w:sdtPr>
        <w:sdtEndPr/>
        <w:sdtContent>
          <w:ins w:id="127" w:author="Yuanyuan Zeng" w:date="2026-02-10T12:45:00Z" w16du:dateUtc="2026-02-10T11:45:00Z">
            <w:r w:rsidR="000C01F3">
              <w:rPr>
                <w:rFonts w:ascii="Times New Roman" w:hAnsi="Times New Roman" w:cs="Times New Roman"/>
                <w:color w:val="000000"/>
              </w:rPr>
              <w:t>(Lin, Beal 2006 787–795, Mattson et al. 2008 748–766)</w:t>
            </w:r>
          </w:ins>
          <w:del w:id="128" w:author="Yuanyuan Zeng" w:date="2026-02-10T12:29:00Z" w16du:dateUtc="2026-02-10T11:29:00Z">
            <w:r w:rsidR="00E37628" w:rsidRPr="000C01F3" w:rsidDel="00CB1704">
              <w:rPr>
                <w:rFonts w:ascii="Times New Roman" w:hAnsi="Times New Roman" w:cs="Times New Roman"/>
                <w:color w:val="000000"/>
                <w:highlight w:val="white"/>
                <w:rPrChange w:id="129" w:author="Yuanyuan Zeng" w:date="2026-02-10T12:45:00Z" w16du:dateUtc="2026-02-10T11:45:00Z">
                  <w:rPr>
                    <w:rFonts w:ascii="Times New Roman" w:hAnsi="Times New Roman" w:cs="Times New Roman"/>
                    <w:color w:val="000000"/>
                  </w:rPr>
                </w:rPrChange>
              </w:rPr>
              <w:delText>[30,31]</w:delText>
            </w:r>
          </w:del>
        </w:sdtContent>
      </w:sdt>
      <w:r w:rsidR="00574F7D">
        <w:rPr>
          <w:rFonts w:ascii="Times New Roman" w:hAnsi="Times New Roman" w:cs="Times New Roman" w:hint="eastAsia"/>
          <w:iCs/>
          <w:lang w:eastAsia="zh-CN"/>
        </w:rPr>
        <w:t>.</w:t>
      </w:r>
      <w:r w:rsidR="0084779A" w:rsidRPr="0084779A">
        <w:rPr>
          <w:rFonts w:ascii="Times New Roman" w:hAnsi="Times New Roman" w:cs="Times New Roman"/>
          <w:iCs/>
          <w:lang w:eastAsia="zh-CN"/>
        </w:rPr>
        <w:t xml:space="preserve"> </w:t>
      </w:r>
      <w:r w:rsidR="001D2BBA" w:rsidRPr="001D2BBA">
        <w:rPr>
          <w:rFonts w:ascii="Times New Roman" w:hAnsi="Times New Roman" w:cs="Times New Roman"/>
          <w:iCs/>
          <w:lang w:eastAsia="zh-CN"/>
        </w:rPr>
        <w:t>In parallel, suppression of protein synthesis and altered ribosomal activity constitute an early and highly conserved stress response in neurodegenerative conditions</w:t>
      </w:r>
      <w:sdt>
        <w:sdtPr>
          <w:rPr>
            <w:rFonts w:ascii="Times New Roman" w:hAnsi="Times New Roman" w:cs="Times New Roman"/>
            <w:iCs/>
            <w:color w:val="000000"/>
            <w:highlight w:val="white"/>
            <w:lang w:eastAsia="zh-CN"/>
          </w:rPr>
          <w:alias w:val="Citation"/>
          <w:tag w:val="{&quot;referencesIds&quot;:[&quot;doc:6977abf1ca3ace34b22bc067&quot;,&quot;doc:6977ac2665f11557e99daf0e&quot;],&quot;referencesOptions&quot;:{&quot;doc:6977abf1ca3ace34b22bc067&quot;:{&quot;author&quot;:true,&quot;year&quot;:true,&quot;formatAuthorYear&quot;:false,&quot;pageReplace&quot;:&quot;&quot;,&quot;additionalField&quot;:&quot;&quot;,&quot;additionalValue&quot;:&quot;&quot;,&quot;prefix&quot;:&quot;&quot;,&quot;suffix&quot;:&quot;&quot;},&quot;doc:6977ac2665f11557e99daf0e&quot;:{&quot;author&quot;:true,&quot;year&quot;:true,&quot;formatAuthorYear&quot;:false,&quot;pageReplace&quot;:&quot;&quot;,&quot;additionalField&quot;:&quot;&quot;,&quot;additionalValue&quot;:&quot;&quot;,&quot;prefix&quot;:&quot;&quot;,&quot;suffix&quot;:&quot;&quot;}},&quot;hasBrokenReferences&quot;:false,&quot;hasManualEdits&quot;:false,&quot;isEmpty&quot;:false,&quot;citationType&quot;:&quot;inline&quot;,&quot;id&quot;:1081420628,&quot;citationText&quot;:&quot;&lt;span style=\&quot;font-family:Times New Roman;font-size:14.666666666666666px;color:#000000\&quot;&gt;(Hipp et al. 2019 421–435, Costa-Mattioli, Walter 2020a eaat5314)&lt;/span&gt;&quot;}"/>
          <w:id w:val="1081420628"/>
          <w:placeholder>
            <w:docPart w:val="708A67851CF74FE9932EEECE3FE23FA9"/>
          </w:placeholder>
        </w:sdtPr>
        <w:sdtEndPr/>
        <w:sdtContent>
          <w:ins w:id="130" w:author="Yuanyuan Zeng" w:date="2026-02-10T12:45:00Z" w16du:dateUtc="2026-02-10T11:45:00Z">
            <w:r w:rsidR="000C01F3">
              <w:rPr>
                <w:rFonts w:ascii="Times New Roman" w:hAnsi="Times New Roman" w:cs="Times New Roman"/>
                <w:color w:val="000000"/>
              </w:rPr>
              <w:t>(Hipp et al. 2019 421–435, Costa-Mattioli, Walter 2020a eaat5314)</w:t>
            </w:r>
          </w:ins>
          <w:del w:id="131" w:author="Yuanyuan Zeng" w:date="2026-02-10T12:29:00Z" w16du:dateUtc="2026-02-10T11:29:00Z">
            <w:r w:rsidR="00E37628" w:rsidRPr="000C01F3" w:rsidDel="00CB1704">
              <w:rPr>
                <w:rFonts w:ascii="Times New Roman" w:hAnsi="Times New Roman" w:cs="Times New Roman"/>
                <w:color w:val="000000"/>
                <w:highlight w:val="white"/>
                <w:rPrChange w:id="132" w:author="Yuanyuan Zeng" w:date="2026-02-10T12:45:00Z" w16du:dateUtc="2026-02-10T11:45:00Z">
                  <w:rPr>
                    <w:rFonts w:ascii="Times New Roman" w:hAnsi="Times New Roman" w:cs="Times New Roman"/>
                    <w:color w:val="000000"/>
                  </w:rPr>
                </w:rPrChange>
              </w:rPr>
              <w:delText>[32,33]</w:delText>
            </w:r>
          </w:del>
        </w:sdtContent>
      </w:sdt>
      <w:r w:rsidR="001D2BBA" w:rsidRPr="001D2BBA">
        <w:rPr>
          <w:rFonts w:ascii="Times New Roman" w:hAnsi="Times New Roman" w:cs="Times New Roman"/>
          <w:iCs/>
          <w:lang w:eastAsia="zh-CN"/>
        </w:rPr>
        <w:t>. Numerous studies have shown that translational repression is rapidly engaged at early disease stages through integrated stress response pathways, and that sustained changes in translation rates directly shape neuronal survival, synaptic maintenance, and the capacity for functional recovery</w:t>
      </w:r>
      <w:sdt>
        <w:sdtPr>
          <w:rPr>
            <w:rFonts w:ascii="Times New Roman" w:hAnsi="Times New Roman" w:cs="Times New Roman"/>
            <w:iCs/>
            <w:color w:val="000000"/>
            <w:highlight w:val="white"/>
            <w:lang w:eastAsia="zh-CN"/>
          </w:rPr>
          <w:alias w:val="Citation"/>
          <w:tag w:val="{&quot;referencesIds&quot;:[&quot;doc:6977ad066015d4689df2117c&quot;,&quot;doc:6977ad45360cc45d457d3ecc&quot;,&quot;doc:6977ad6d93dd120faad07396&quot;],&quot;referencesOptions&quot;:{&quot;doc:6977ad066015d4689df2117c&quot;:{&quot;author&quot;:true,&quot;year&quot;:true,&quot;formatAuthorYear&quot;:false,&quot;pageReplace&quot;:&quot;&quot;,&quot;additionalField&quot;:&quot;&quot;,&quot;additionalValue&quot;:&quot;&quot;,&quot;prefix&quot;:&quot;&quot;,&quot;suffix&quot;:&quot;&quot;},&quot;doc:6977ad45360cc45d457d3ecc&quot;:{&quot;author&quot;:true,&quot;year&quot;:true,&quot;formatAuthorYear&quot;:false,&quot;pageReplace&quot;:&quot;&quot;,&quot;additionalField&quot;:&quot;&quot;,&quot;additionalValue&quot;:&quot;&quot;,&quot;prefix&quot;:&quot;&quot;,&quot;suffix&quot;:&quot;&quot;},&quot;doc:6977ad6d93dd120faad07396&quot;:{&quot;author&quot;:true,&quot;year&quot;:true,&quot;formatAuthorYear&quot;:false,&quot;pageReplace&quot;:&quot;&quot;,&quot;additionalField&quot;:&quot;&quot;,&quot;additionalValue&quot;:&quot;&quot;,&quot;prefix&quot;:&quot;&quot;,&quot;suffix&quot;:&quot;&quot;}},&quot;hasBrokenReferences&quot;:false,&quot;hasManualEdits&quot;:false,&quot;isEmpty&quot;:false,&quot;citationType&quot;:&quot;inline&quot;,&quot;id&quot;:1231040653,&quot;citationText&quot;:&quot;&lt;span style=\&quot;font-family:Times New Roman;font-size:14.666666666666666px;color:#000000\&quot;&gt;(Poewe et al. 2017 17013, Costa-Mattioli, Walter 2020b eaat5314, Darnell, Klann 2013 1530–1536)&lt;/span&gt;&quot;}"/>
          <w:id w:val="1231040653"/>
          <w:placeholder>
            <w:docPart w:val="E5B5DE010AEF4B16BB5DCF44595C0AA1"/>
          </w:placeholder>
        </w:sdtPr>
        <w:sdtEndPr/>
        <w:sdtContent>
          <w:ins w:id="133" w:author="Yuanyuan Zeng" w:date="2026-02-10T12:45:00Z" w16du:dateUtc="2026-02-10T11:45:00Z">
            <w:r w:rsidR="000C01F3">
              <w:rPr>
                <w:rFonts w:ascii="Times New Roman" w:hAnsi="Times New Roman" w:cs="Times New Roman"/>
                <w:color w:val="000000"/>
              </w:rPr>
              <w:t>(Poewe et al. 2017 17013, Costa-Mattioli, Walter 2020b eaat5314, Darnell, Klann 2013 1530–1536)</w:t>
            </w:r>
          </w:ins>
          <w:del w:id="134" w:author="Yuanyuan Zeng" w:date="2026-02-10T12:29:00Z" w16du:dateUtc="2026-02-10T11:29:00Z">
            <w:r w:rsidR="00E37628" w:rsidRPr="000C01F3" w:rsidDel="00CB1704">
              <w:rPr>
                <w:rFonts w:ascii="Times New Roman" w:hAnsi="Times New Roman" w:cs="Times New Roman"/>
                <w:color w:val="000000"/>
                <w:highlight w:val="white"/>
                <w:rPrChange w:id="135" w:author="Yuanyuan Zeng" w:date="2026-02-10T12:45:00Z" w16du:dateUtc="2026-02-10T11:45:00Z">
                  <w:rPr>
                    <w:rFonts w:ascii="Times New Roman" w:hAnsi="Times New Roman" w:cs="Times New Roman"/>
                    <w:color w:val="000000"/>
                  </w:rPr>
                </w:rPrChange>
              </w:rPr>
              <w:delText>[34-36]</w:delText>
            </w:r>
          </w:del>
        </w:sdtContent>
      </w:sdt>
      <w:r w:rsidR="004F6D1E">
        <w:rPr>
          <w:rFonts w:ascii="Times New Roman" w:hAnsi="Times New Roman" w:cs="Times New Roman" w:hint="eastAsia"/>
          <w:iCs/>
          <w:lang w:eastAsia="zh-CN"/>
        </w:rPr>
        <w:t>.</w:t>
      </w:r>
      <w:r w:rsidR="000454B8">
        <w:rPr>
          <w:rFonts w:ascii="Times New Roman" w:hAnsi="Times New Roman" w:cs="Times New Roman" w:hint="eastAsia"/>
          <w:iCs/>
          <w:lang w:eastAsia="zh-CN"/>
        </w:rPr>
        <w:t xml:space="preserve"> </w:t>
      </w:r>
      <w:r w:rsidR="000454B8" w:rsidRPr="000454B8">
        <w:rPr>
          <w:rFonts w:ascii="Times New Roman" w:hAnsi="Times New Roman" w:cs="Times New Roman"/>
          <w:iCs/>
          <w:lang w:eastAsia="zh-CN"/>
        </w:rPr>
        <w:t xml:space="preserve">In contrast, the shrew system is characterized by reversibility, suggesting that similar molecular modules can operate as regulated and </w:t>
      </w:r>
      <w:r w:rsidR="000454B8" w:rsidRPr="000454B8">
        <w:rPr>
          <w:rFonts w:ascii="Times New Roman" w:hAnsi="Times New Roman" w:cs="Times New Roman"/>
          <w:iCs/>
          <w:lang w:eastAsia="zh-CN"/>
        </w:rPr>
        <w:lastRenderedPageBreak/>
        <w:t>recoverable states rather than irreversible failure, providing a comparative framework to interpret mitochondria and translation centered signatures.</w:t>
      </w:r>
      <w:commentRangeEnd w:id="116"/>
      <w:r w:rsidR="00FD53FD">
        <w:rPr>
          <w:rStyle w:val="CommentReference"/>
          <w:rFonts w:ascii="Times New Roman" w:hAnsi="Times New Roman" w:cs="Times New Roman"/>
          <w:iCs/>
          <w:sz w:val="22"/>
          <w:szCs w:val="22"/>
          <w:lang w:eastAsia="zh-CN"/>
        </w:rPr>
        <w:commentReference w:id="116"/>
      </w:r>
      <w:commentRangeEnd w:id="117"/>
      <w:r w:rsidR="00B510E1">
        <w:rPr>
          <w:rStyle w:val="CommentReference"/>
          <w:rFonts w:ascii="Times New Roman" w:hAnsi="Times New Roman" w:cs="Times New Roman"/>
          <w:iCs/>
          <w:sz w:val="22"/>
          <w:szCs w:val="22"/>
          <w:lang w:eastAsia="zh-CN"/>
        </w:rPr>
        <w:commentReference w:id="117"/>
      </w:r>
    </w:p>
    <w:p w14:paraId="1921033B" w14:textId="3C714E0A" w:rsidR="00A802F1" w:rsidRDefault="00984C05" w:rsidP="00D75537">
      <w:pPr>
        <w:jc w:val="both"/>
        <w:rPr>
          <w:rFonts w:ascii="Times New Roman" w:hAnsi="Times New Roman" w:cs="Times New Roman"/>
          <w:iCs/>
          <w:lang w:eastAsia="zh-CN"/>
        </w:rPr>
      </w:pPr>
      <w:commentRangeStart w:id="136"/>
      <w:r w:rsidRPr="00984C05">
        <w:rPr>
          <w:rFonts w:ascii="Times New Roman" w:hAnsi="Times New Roman" w:cs="Times New Roman"/>
          <w:iCs/>
          <w:lang w:eastAsia="zh-CN"/>
        </w:rPr>
        <w:t>Our results are consistent with a seasonal reallocation of energetic substrates during atrophy, characterized by reduced glucose utilization and a relative shift toward lipid supported oxidative metabolism. Such a metabolic shift is compatible with the exceptionally high energetic cost of neural signaling and with extensive evidence that cerebral glucose hypometabolism represents an early and conserved response to neural stress, structural remodeling, or reduced synaptic activity</w:t>
      </w:r>
      <w:sdt>
        <w:sdtPr>
          <w:rPr>
            <w:rFonts w:ascii="Times New Roman" w:hAnsi="Times New Roman" w:cs="Times New Roman"/>
            <w:iCs/>
            <w:color w:val="000000"/>
            <w:highlight w:val="white"/>
            <w:lang w:eastAsia="zh-CN"/>
          </w:rPr>
          <w:alias w:val="Citation"/>
          <w:tag w:val="{&quot;referencesIds&quot;:[&quot;doc:6977ad6d93dd120faad07396&quot;,&quot;doc:6977b2c59b58ea147624fd69&quot;],&quot;referencesOptions&quot;:{&quot;doc:6977ad6d93dd120faad07396&quot;:{&quot;author&quot;:true,&quot;year&quot;:true,&quot;formatAuthorYear&quot;:false,&quot;pageReplace&quot;:&quot;&quot;,&quot;additionalField&quot;:&quot;&quot;,&quot;additionalValue&quot;:&quot;&quot;,&quot;prefix&quot;:&quot;&quot;,&quot;suffix&quot;:&quot;&quot;},&quot;doc:6977b2c59b58ea147624fd69&quot;:{&quot;author&quot;:true,&quot;year&quot;:true,&quot;formatAuthorYear&quot;:false,&quot;pageReplace&quot;:&quot;&quot;,&quot;additionalField&quot;:&quot;&quot;,&quot;additionalValue&quot;:&quot;&quot;,&quot;prefix&quot;:&quot;&quot;,&quot;suffix&quot;:&quot;&quot;}},&quot;hasBrokenReferences&quot;:false,&quot;hasManualEdits&quot;:false,&quot;isEmpty&quot;:false,&quot;citationType&quot;:&quot;inline&quot;,&quot;id&quot;:-1177797090,&quot;citationText&quot;:&quot;&lt;span style=\&quot;font-family:Times New Roman;font-size:14.666666666666666px;color:#000000\&quot;&gt;(Darnell, Klann 2013 1530–1536, Cunnane, Stephen et al. 2011 3–20)&lt;/span&gt;&quot;}"/>
          <w:id w:val="-1177797090"/>
          <w:placeholder>
            <w:docPart w:val="0EA888642DF5453EB86B6DC72A3C7628"/>
          </w:placeholder>
        </w:sdtPr>
        <w:sdtEndPr/>
        <w:sdtContent>
          <w:ins w:id="137" w:author="Yuanyuan Zeng" w:date="2026-02-10T12:45:00Z" w16du:dateUtc="2026-02-10T11:45:00Z">
            <w:r w:rsidR="000C01F3">
              <w:rPr>
                <w:rFonts w:ascii="Times New Roman" w:hAnsi="Times New Roman" w:cs="Times New Roman"/>
                <w:color w:val="000000"/>
              </w:rPr>
              <w:t>(Darnell, Klann 2013 1530–1536, Cunnane, Stephen et al. 2011 3–20)</w:t>
            </w:r>
          </w:ins>
          <w:del w:id="138" w:author="Yuanyuan Zeng" w:date="2026-02-10T12:29:00Z" w16du:dateUtc="2026-02-10T11:29:00Z">
            <w:r w:rsidR="00E37628" w:rsidRPr="000C01F3" w:rsidDel="00CB1704">
              <w:rPr>
                <w:rFonts w:ascii="Times New Roman" w:hAnsi="Times New Roman" w:cs="Times New Roman"/>
                <w:color w:val="000000"/>
                <w:highlight w:val="white"/>
                <w:rPrChange w:id="139" w:author="Yuanyuan Zeng" w:date="2026-02-10T12:45:00Z" w16du:dateUtc="2026-02-10T11:45:00Z">
                  <w:rPr>
                    <w:rFonts w:ascii="Times New Roman" w:hAnsi="Times New Roman" w:cs="Times New Roman"/>
                    <w:color w:val="000000"/>
                  </w:rPr>
                </w:rPrChange>
              </w:rPr>
              <w:delText>[36,37]</w:delText>
            </w:r>
          </w:del>
        </w:sdtContent>
      </w:sdt>
      <w:r>
        <w:rPr>
          <w:rFonts w:ascii="Times New Roman" w:hAnsi="Times New Roman" w:cs="Times New Roman" w:hint="eastAsia"/>
          <w:iCs/>
          <w:lang w:eastAsia="zh-CN"/>
        </w:rPr>
        <w:t>.</w:t>
      </w:r>
      <w:r w:rsidR="00DD7D8F">
        <w:rPr>
          <w:rFonts w:ascii="Times New Roman" w:hAnsi="Times New Roman" w:cs="Times New Roman" w:hint="eastAsia"/>
          <w:iCs/>
          <w:lang w:eastAsia="zh-CN"/>
        </w:rPr>
        <w:t xml:space="preserve"> </w:t>
      </w:r>
      <w:r w:rsidR="00E22E01" w:rsidRPr="00E22E01">
        <w:rPr>
          <w:rFonts w:ascii="Times New Roman" w:hAnsi="Times New Roman" w:cs="Times New Roman"/>
          <w:iCs/>
          <w:lang w:eastAsia="zh-CN"/>
        </w:rPr>
        <w:t>Under these conditions, fatty acids and ketone bodies can partially compensate for diminished glucose flux by sustaining mitochondrial ATP production, thereby preserving basal neuronal function when carbohydrate availability or utilization is constrained</w:t>
      </w:r>
      <w:sdt>
        <w:sdtPr>
          <w:rPr>
            <w:rFonts w:ascii="Times New Roman" w:hAnsi="Times New Roman" w:cs="Times New Roman"/>
            <w:iCs/>
            <w:color w:val="000000"/>
            <w:highlight w:val="white"/>
            <w:lang w:eastAsia="zh-CN"/>
          </w:rPr>
          <w:alias w:val="Citation"/>
          <w:tag w:val="{&quot;referencesIds&quot;:[&quot;doc:6977b40cca3ace34b22bc1d8&quot;,&quot;doc:6977b449b7ad121effd75fd4&quot;,&quot;doc:6977b3b925073233cc993354&quot;],&quot;referencesOptions&quot;:{&quot;doc:6977b40cca3ace34b22bc1d8&quot;:{&quot;author&quot;:true,&quot;year&quot;:true,&quot;formatAuthorYear&quot;:false,&quot;pageReplace&quot;:&quot;&quot;,&quot;additionalField&quot;:&quot;&quot;,&quot;additionalValue&quot;:&quot;&quot;,&quot;prefix&quot;:&quot;&quot;,&quot;suffix&quot;:&quot;&quot;},&quot;doc:6977b449b7ad121effd75fd4&quot;:{&quot;author&quot;:true,&quot;year&quot;:true,&quot;formatAuthorYear&quot;:false,&quot;pageReplace&quot;:&quot;&quot;,&quot;additionalField&quot;:&quot;&quot;,&quot;additionalValue&quot;:&quot;&quot;,&quot;prefix&quot;:&quot;&quot;,&quot;suffix&quot;:&quot;&quot;},&quot;doc:6977b3b925073233cc993354&quot;:{&quot;author&quot;:true,&quot;year&quot;:true,&quot;formatAuthorYear&quot;:false,&quot;pageReplace&quot;:&quot;&quot;,&quot;additionalField&quot;:&quot;&quot;,&quot;additionalValue&quot;:&quot;&quot;,&quot;prefix&quot;:&quot;&quot;,&quot;suffix&quot;:&quot;&quot;}},&quot;hasBrokenReferences&quot;:false,&quot;hasManualEdits&quot;:false,&quot;isEmpty&quot;:false,&quot;citationType&quot;:&quot;inline&quot;,&quot;id&quot;:-1428654003,&quot;citationText&quot;:&quot;&lt;span style=\&quot;font-family:Times New Roman;font-size:14.666666666666666px;color:#000000\&quot;&gt;(Zhang, Y. et al. 2013 1307–1311, Cunnane, Stephen C. et al. 2020 609–633, Camandola, Mattson 2017a 1474–1492)&lt;/span&gt;&quot;}"/>
          <w:id w:val="-1428654003"/>
          <w:placeholder>
            <w:docPart w:val="6107455A33874FCBAB3714440F46F1EB"/>
          </w:placeholder>
        </w:sdtPr>
        <w:sdtEndPr/>
        <w:sdtContent>
          <w:ins w:id="140" w:author="Yuanyuan Zeng" w:date="2026-02-10T12:45:00Z" w16du:dateUtc="2026-02-10T11:45:00Z">
            <w:r w:rsidR="000C01F3">
              <w:rPr>
                <w:rFonts w:ascii="Times New Roman" w:hAnsi="Times New Roman" w:cs="Times New Roman"/>
                <w:color w:val="000000"/>
              </w:rPr>
              <w:t>(Zhang, Y. et al. 2013 1307–1311, Cunnane, Stephen C. et al. 2020 609–633, Camandola, Mattson 2017a 1474–1492)</w:t>
            </w:r>
          </w:ins>
          <w:del w:id="141" w:author="Yuanyuan Zeng" w:date="2026-02-10T12:29:00Z" w16du:dateUtc="2026-02-10T11:29:00Z">
            <w:r w:rsidR="00E37628" w:rsidRPr="000C01F3" w:rsidDel="00CB1704">
              <w:rPr>
                <w:rFonts w:ascii="Times New Roman" w:hAnsi="Times New Roman" w:cs="Times New Roman"/>
                <w:color w:val="000000"/>
                <w:highlight w:val="white"/>
                <w:rPrChange w:id="142" w:author="Yuanyuan Zeng" w:date="2026-02-10T12:45:00Z" w16du:dateUtc="2026-02-10T11:45:00Z">
                  <w:rPr>
                    <w:rFonts w:ascii="Times New Roman" w:hAnsi="Times New Roman" w:cs="Times New Roman"/>
                    <w:color w:val="000000"/>
                  </w:rPr>
                </w:rPrChange>
              </w:rPr>
              <w:delText>[38-40]</w:delText>
            </w:r>
          </w:del>
        </w:sdtContent>
      </w:sdt>
      <w:r w:rsidR="00E22E01" w:rsidRPr="00E22E01">
        <w:rPr>
          <w:rFonts w:ascii="Times New Roman" w:hAnsi="Times New Roman" w:cs="Times New Roman"/>
          <w:iCs/>
          <w:lang w:eastAsia="zh-CN"/>
        </w:rPr>
        <w:t>.</w:t>
      </w:r>
    </w:p>
    <w:p w14:paraId="5D17EBE6" w14:textId="31C6E050" w:rsidR="00AD1891" w:rsidRDefault="00004C8E" w:rsidP="00D75537">
      <w:pPr>
        <w:jc w:val="both"/>
        <w:rPr>
          <w:rFonts w:ascii="Times New Roman" w:hAnsi="Times New Roman" w:cs="Times New Roman"/>
          <w:iCs/>
          <w:lang w:eastAsia="zh-CN"/>
        </w:rPr>
      </w:pPr>
      <w:r w:rsidRPr="00004C8E">
        <w:rPr>
          <w:rFonts w:ascii="Times New Roman" w:hAnsi="Times New Roman" w:cs="Times New Roman"/>
          <w:iCs/>
          <w:lang w:eastAsia="zh-CN"/>
        </w:rPr>
        <w:t>Mechanistically, a shift toward lipid based oxidative metabolism has been observed in multiple contexts of neural adaptation and degeneration, including aging, fasting, and neurodegenerative disease, where enhanced reliance on fatty acid oxidation or alternative fuels accompanies reduced glycolytic throughput</w:t>
      </w:r>
      <w:sdt>
        <w:sdtPr>
          <w:rPr>
            <w:rFonts w:ascii="Times New Roman" w:hAnsi="Times New Roman" w:cs="Times New Roman"/>
            <w:iCs/>
            <w:color w:val="000000"/>
            <w:highlight w:val="white"/>
            <w:lang w:eastAsia="zh-CN"/>
          </w:rPr>
          <w:alias w:val="Citation"/>
          <w:tag w:val="{&quot;referencesIds&quot;:[&quot;doc:6977b3b925073233cc993354&quot;],&quot;referencesOptions&quot;:{&quot;doc:6977b3b925073233cc993354&quot;:{&quot;author&quot;:true,&quot;year&quot;:true,&quot;formatAuthorYear&quot;:false,&quot;pageReplace&quot;:&quot;&quot;,&quot;additionalField&quot;:&quot;&quot;,&quot;additionalValue&quot;:&quot;&quot;,&quot;prefix&quot;:&quot;&quot;,&quot;suffix&quot;:&quot;&quot;}},&quot;hasBrokenReferences&quot;:false,&quot;hasManualEdits&quot;:false,&quot;isEmpty&quot;:false,&quot;citationType&quot;:&quot;inline&quot;,&quot;id&quot;:1725866758,&quot;citationText&quot;:&quot;&lt;span style=\&quot;font-family:Times New Roman;font-size:14.666666666666666px;color:#000000\&quot;&gt;(Camandola, Mattson 2017a 1474–1492)&lt;/span&gt;&quot;}"/>
          <w:id w:val="1725866758"/>
          <w:placeholder>
            <w:docPart w:val="D3CFB9C372854F0E9C577835A4750F44"/>
          </w:placeholder>
        </w:sdtPr>
        <w:sdtEndPr/>
        <w:sdtContent>
          <w:ins w:id="143" w:author="Yuanyuan Zeng" w:date="2026-02-10T12:45:00Z" w16du:dateUtc="2026-02-10T11:45:00Z">
            <w:r w:rsidR="000C01F3">
              <w:rPr>
                <w:rFonts w:ascii="Times New Roman" w:hAnsi="Times New Roman" w:cs="Times New Roman"/>
                <w:color w:val="000000"/>
              </w:rPr>
              <w:t>(Camandola, Mattson 2017a 1474–1492)</w:t>
            </w:r>
          </w:ins>
          <w:del w:id="144" w:author="Yuanyuan Zeng" w:date="2026-02-10T12:29:00Z" w16du:dateUtc="2026-02-10T11:29:00Z">
            <w:r w:rsidR="00E37628" w:rsidRPr="000C01F3" w:rsidDel="00CB1704">
              <w:rPr>
                <w:rFonts w:ascii="Times New Roman" w:hAnsi="Times New Roman" w:cs="Times New Roman"/>
                <w:color w:val="000000"/>
                <w:highlight w:val="white"/>
                <w:rPrChange w:id="145" w:author="Yuanyuan Zeng" w:date="2026-02-10T12:45:00Z" w16du:dateUtc="2026-02-10T11:45:00Z">
                  <w:rPr>
                    <w:rFonts w:ascii="Times New Roman" w:hAnsi="Times New Roman" w:cs="Times New Roman"/>
                    <w:color w:val="000000"/>
                  </w:rPr>
                </w:rPrChange>
              </w:rPr>
              <w:delText>[40]</w:delText>
            </w:r>
          </w:del>
        </w:sdtContent>
      </w:sdt>
      <w:r>
        <w:rPr>
          <w:rFonts w:ascii="Times New Roman" w:hAnsi="Times New Roman" w:cs="Times New Roman" w:hint="eastAsia"/>
          <w:iCs/>
          <w:lang w:eastAsia="zh-CN"/>
        </w:rPr>
        <w:t>.</w:t>
      </w:r>
      <w:r w:rsidR="005A352E">
        <w:rPr>
          <w:rFonts w:ascii="Times New Roman" w:hAnsi="Times New Roman" w:cs="Times New Roman" w:hint="eastAsia"/>
          <w:iCs/>
          <w:lang w:eastAsia="zh-CN"/>
        </w:rPr>
        <w:t xml:space="preserve"> </w:t>
      </w:r>
      <w:r w:rsidR="00120C40" w:rsidRPr="00120C40">
        <w:rPr>
          <w:rFonts w:ascii="Times New Roman" w:hAnsi="Times New Roman" w:cs="Times New Roman"/>
          <w:iCs/>
          <w:lang w:eastAsia="zh-CN"/>
        </w:rPr>
        <w:t>Concurrently, glucocorticoids exert potent and tissue-specific effects on energy metabolism, promoting gluconeogenesis and regulating mitochondrial function while also influencing protein turnover and stress responses</w:t>
      </w:r>
      <w:sdt>
        <w:sdtPr>
          <w:rPr>
            <w:rFonts w:ascii="Times New Roman" w:hAnsi="Times New Roman" w:cs="Times New Roman"/>
            <w:iCs/>
            <w:color w:val="000000"/>
            <w:highlight w:val="white"/>
            <w:lang w:eastAsia="zh-CN"/>
          </w:rPr>
          <w:alias w:val="Citation"/>
          <w:tag w:val="{&quot;referencesIds&quot;:[&quot;doc:6977b5669b58ea147624fd8b&quot;,&quot;doc:6977b5bc65f11557e99db022&quot;,&quot;doc:6977b5e5d8d585793fac1af0&quot;],&quot;referencesOptions&quot;:{&quot;doc:6977b5669b58ea147624fd8b&quot;:{&quot;author&quot;:true,&quot;year&quot;:true,&quot;formatAuthorYear&quot;:false,&quot;pageReplace&quot;:&quot;&quot;,&quot;additionalField&quot;:&quot;&quot;,&quot;additionalValue&quot;:&quot;&quot;,&quot;prefix&quot;:&quot;&quot;,&quot;suffix&quot;:&quot;&quot;},&quot;doc:6977b5bc65f11557e99db022&quot;:{&quot;author&quot;:true,&quot;year&quot;:true,&quot;formatAuthorYear&quot;:false,&quot;pageReplace&quot;:&quot;&quot;,&quot;additionalField&quot;:&quot;&quot;,&quot;additionalValue&quot;:&quot;&quot;,&quot;prefix&quot;:&quot;&quot;,&quot;suffix&quot;:&quot;&quot;},&quot;doc:6977b5e5d8d585793fac1af0&quot;:{&quot;author&quot;:true,&quot;year&quot;:true,&quot;formatAuthorYear&quot;:false,&quot;pageReplace&quot;:&quot;&quot;,&quot;additionalField&quot;:&quot;&quot;,&quot;additionalValue&quot;:&quot;&quot;,&quot;prefix&quot;:&quot;&quot;,&quot;suffix&quot;:&quot;&quot;}},&quot;hasBrokenReferences&quot;:false,&quot;hasManualEdits&quot;:false,&quot;isEmpty&quot;:false,&quot;citationType&quot;:&quot;inline&quot;,&quot;id&quot;:-181587485,&quot;citationText&quot;:&quot;&lt;span style=\&quot;font-family:Times New Roman;font-size:14.666666666666666px;color:#000000\&quot;&gt;(Sapolsky et al. 2000 55–89, Du et al. 2009 3543–3548, Oakley, Cidlowski 2013 1033–1044)&lt;/span&gt;&quot;}"/>
          <w:id w:val="-181587485"/>
          <w:placeholder>
            <w:docPart w:val="1110E649BCA64435A04A15BE1AD64F27"/>
          </w:placeholder>
        </w:sdtPr>
        <w:sdtEndPr/>
        <w:sdtContent>
          <w:ins w:id="146" w:author="Yuanyuan Zeng" w:date="2026-02-10T12:45:00Z" w16du:dateUtc="2026-02-10T11:45:00Z">
            <w:r w:rsidR="000C01F3">
              <w:rPr>
                <w:rFonts w:ascii="Times New Roman" w:hAnsi="Times New Roman" w:cs="Times New Roman"/>
                <w:color w:val="000000"/>
              </w:rPr>
              <w:t>(Sapolsky et al. 2000 55–89, Du et al. 2009 3543–3548, Oakley, Cidlowski 2013 1033–1044)</w:t>
            </w:r>
          </w:ins>
          <w:del w:id="147" w:author="Yuanyuan Zeng" w:date="2026-02-10T12:29:00Z" w16du:dateUtc="2026-02-10T11:29:00Z">
            <w:r w:rsidR="00E37628" w:rsidRPr="000C01F3" w:rsidDel="00CB1704">
              <w:rPr>
                <w:rFonts w:ascii="Times New Roman" w:hAnsi="Times New Roman" w:cs="Times New Roman"/>
                <w:color w:val="000000"/>
                <w:highlight w:val="white"/>
                <w:rPrChange w:id="148" w:author="Yuanyuan Zeng" w:date="2026-02-10T12:45:00Z" w16du:dateUtc="2026-02-10T11:45:00Z">
                  <w:rPr>
                    <w:rFonts w:ascii="Times New Roman" w:hAnsi="Times New Roman" w:cs="Times New Roman"/>
                    <w:color w:val="000000"/>
                  </w:rPr>
                </w:rPrChange>
              </w:rPr>
              <w:delText>[41-43]</w:delText>
            </w:r>
          </w:del>
        </w:sdtContent>
      </w:sdt>
      <w:r w:rsidR="00120C40" w:rsidRPr="00120C40">
        <w:rPr>
          <w:rFonts w:ascii="Times New Roman" w:hAnsi="Times New Roman" w:cs="Times New Roman"/>
          <w:iCs/>
          <w:lang w:eastAsia="zh-CN"/>
        </w:rPr>
        <w:t>.</w:t>
      </w:r>
      <w:r w:rsidR="005525E2">
        <w:rPr>
          <w:rFonts w:ascii="Times New Roman" w:hAnsi="Times New Roman" w:cs="Times New Roman" w:hint="eastAsia"/>
          <w:iCs/>
          <w:lang w:eastAsia="zh-CN"/>
        </w:rPr>
        <w:t xml:space="preserve"> </w:t>
      </w:r>
      <w:r w:rsidR="000E16A5" w:rsidRPr="000E16A5">
        <w:rPr>
          <w:rFonts w:ascii="Times New Roman" w:hAnsi="Times New Roman" w:cs="Times New Roman"/>
          <w:iCs/>
          <w:lang w:eastAsia="zh-CN"/>
        </w:rPr>
        <w:t>In this context, the opposing coefficient directions observed for unsaturated fatty acids and corticosterone in our models suggest that lipid associated metabolites and glucocorticoid state engage partially distinctly, and in some cases antagonistic, metabolic programs. Whereas lipid related metabolites preferentially coupled to mitochondrial energy pathways, corticosterone showed associations consistent with stress related metabolic regulation. Together, these findings support a model in which seasonal brain atrophy involves an adaptive shift away from glucose intensive metabolism toward lipid supported oxidative pathways, coordinated with endocrine signaling to balance energy conservation and neural viability</w:t>
      </w:r>
      <w:sdt>
        <w:sdtPr>
          <w:rPr>
            <w:rFonts w:ascii="Times New Roman" w:hAnsi="Times New Roman" w:cs="Times New Roman"/>
            <w:iCs/>
            <w:color w:val="000000"/>
            <w:highlight w:val="white"/>
            <w:lang w:eastAsia="zh-CN"/>
          </w:rPr>
          <w:alias w:val="Citation"/>
          <w:tag w:val="{&quot;referencesIds&quot;:[&quot;doc:6977b6ec182e34539ffc8496&quot;,&quot;doc:6977b7172ea0b31b61fd0632&quot;],&quot;referencesOptions&quot;:{&quot;doc:6977b6ec182e34539ffc8496&quot;:{&quot;author&quot;:true,&quot;year&quot;:true,&quot;formatAuthorYear&quot;:false,&quot;pageReplace&quot;:&quot;&quot;,&quot;additionalField&quot;:&quot;&quot;,&quot;additionalValue&quot;:&quot;&quot;,&quot;prefix&quot;:&quot;&quot;,&quot;suffix&quot;:&quot;&quot;},&quot;doc:6977b7172ea0b31b61fd0632&quot;:{&quot;author&quot;:true,&quot;year&quot;:true,&quot;formatAuthorYear&quot;:false,&quot;pageReplace&quot;:&quot;&quot;,&quot;additionalField&quot;:&quot;&quot;,&quot;additionalValue&quot;:&quot;&quot;,&quot;prefix&quot;:&quot;&quot;,&quot;suffix&quot;:&quot;&quot;}},&quot;hasBrokenReferences&quot;:false,&quot;hasManualEdits&quot;:false,&quot;isEmpty&quot;:false,&quot;citationType&quot;:&quot;inline&quot;,&quot;id&quot;:1215238274,&quot;citationText&quot;:&quot;&lt;span style=\&quot;font-family:Times New Roman;font-size:14.666666666666666px;color:#000000\&quot;&gt;(Yao et al. 2011 247–257, Mosconi et al. 2008 180–195)&lt;/span&gt;&quot;}"/>
          <w:id w:val="1215238274"/>
          <w:placeholder>
            <w:docPart w:val="6C38E080F443401BA53973DCA93689ED"/>
          </w:placeholder>
        </w:sdtPr>
        <w:sdtEndPr/>
        <w:sdtContent>
          <w:ins w:id="149" w:author="Yuanyuan Zeng" w:date="2026-02-10T12:45:00Z" w16du:dateUtc="2026-02-10T11:45:00Z">
            <w:r w:rsidR="000C01F3">
              <w:rPr>
                <w:rFonts w:ascii="Times New Roman" w:hAnsi="Times New Roman" w:cs="Times New Roman"/>
                <w:color w:val="000000"/>
              </w:rPr>
              <w:t>(Yao et al. 2011 247–257, Mosconi et al. 2008 180–195)</w:t>
            </w:r>
          </w:ins>
          <w:del w:id="150" w:author="Yuanyuan Zeng" w:date="2026-02-10T12:29:00Z" w16du:dateUtc="2026-02-10T11:29:00Z">
            <w:r w:rsidR="00E37628" w:rsidRPr="000C01F3" w:rsidDel="00CB1704">
              <w:rPr>
                <w:rFonts w:ascii="Times New Roman" w:hAnsi="Times New Roman" w:cs="Times New Roman"/>
                <w:color w:val="000000"/>
                <w:highlight w:val="white"/>
                <w:rPrChange w:id="151" w:author="Yuanyuan Zeng" w:date="2026-02-10T12:45:00Z" w16du:dateUtc="2026-02-10T11:45:00Z">
                  <w:rPr>
                    <w:rFonts w:ascii="Times New Roman" w:hAnsi="Times New Roman" w:cs="Times New Roman"/>
                    <w:color w:val="000000"/>
                  </w:rPr>
                </w:rPrChange>
              </w:rPr>
              <w:delText>[44,45]</w:delText>
            </w:r>
          </w:del>
        </w:sdtContent>
      </w:sdt>
      <w:r w:rsidR="000E16A5" w:rsidRPr="000E16A5">
        <w:rPr>
          <w:rFonts w:ascii="Times New Roman" w:hAnsi="Times New Roman" w:cs="Times New Roman"/>
          <w:iCs/>
          <w:lang w:eastAsia="zh-CN"/>
        </w:rPr>
        <w:t>.</w:t>
      </w:r>
      <w:commentRangeEnd w:id="136"/>
      <w:r w:rsidR="00FD53FD">
        <w:rPr>
          <w:rStyle w:val="CommentReference"/>
          <w:rFonts w:ascii="Times New Roman" w:hAnsi="Times New Roman" w:cs="Times New Roman"/>
          <w:iCs/>
          <w:sz w:val="22"/>
          <w:szCs w:val="22"/>
          <w:lang w:eastAsia="zh-CN"/>
        </w:rPr>
        <w:commentReference w:id="136"/>
      </w:r>
    </w:p>
    <w:p w14:paraId="2F071940" w14:textId="36240995" w:rsidR="00BD70CE" w:rsidRDefault="002B0A03" w:rsidP="002B0A03">
      <w:pPr>
        <w:pStyle w:val="NormalWeb"/>
        <w:spacing w:after="0" w:afterAutospacing="0"/>
        <w:rPr>
          <w:rFonts w:ascii="Times New Roman" w:eastAsiaTheme="minorEastAsia" w:hAnsi="Times New Roman" w:cs="Times New Roman"/>
          <w:iCs/>
          <w:sz w:val="22"/>
          <w:szCs w:val="22"/>
        </w:rPr>
      </w:pPr>
      <w:commentRangeStart w:id="152"/>
      <w:r w:rsidRPr="002B0A03">
        <w:rPr>
          <w:rFonts w:ascii="Times New Roman" w:eastAsiaTheme="minorEastAsia" w:hAnsi="Times New Roman" w:cs="Times New Roman"/>
          <w:iCs/>
          <w:sz w:val="22"/>
          <w:szCs w:val="22"/>
        </w:rPr>
        <w:t>The liver functions as a central regulator of systemic fuel distribution and hormone responsive lipid metabolism, and growing evidence indicates that hepatic metabolic signaling actively shapes brain energy availability and stress resilience through endocrine and substrate mediated pathways</w:t>
      </w:r>
      <w:sdt>
        <w:sdtPr>
          <w:rPr>
            <w:rFonts w:ascii="Times New Roman" w:eastAsiaTheme="minorEastAsia" w:hAnsi="Times New Roman" w:cs="Times New Roman"/>
            <w:iCs/>
            <w:color w:val="000000"/>
            <w:sz w:val="22"/>
            <w:szCs w:val="22"/>
            <w:highlight w:val="white"/>
          </w:rPr>
          <w:alias w:val="Citation"/>
          <w:tag w:val="{&quot;referencesIds&quot;:[&quot;doc:6978931a65f11557e99dbf1d&quot;,&quot;doc:697893c98c897e4d7f9d00a5&quot;,&quot;doc:69789447ca3ace34b22bcd71&quot;],&quot;referencesOptions&quot;:{&quot;doc:6978931a65f11557e99dbf1d&quot;:{&quot;author&quot;:true,&quot;year&quot;:true,&quot;formatAuthorYear&quot;:false,&quot;pageReplace&quot;:&quot;&quot;,&quot;additionalField&quot;:&quot;&quot;,&quot;additionalValue&quot;:&quot;&quot;,&quot;prefix&quot;:&quot;&quot;,&quot;suffix&quot;:&quot;&quot;},&quot;doc:697893c98c897e4d7f9d00a5&quot;:{&quot;author&quot;:true,&quot;year&quot;:true,&quot;formatAuthorYear&quot;:false,&quot;pageReplace&quot;:&quot;&quot;,&quot;additionalField&quot;:&quot;&quot;,&quot;additionalValue&quot;:&quot;&quot;,&quot;prefix&quot;:&quot;&quot;,&quot;suffix&quot;:&quot;&quot;},&quot;doc:69789447ca3ace34b22bcd71&quot;:{&quot;author&quot;:true,&quot;year&quot;:true,&quot;formatAuthorYear&quot;:false,&quot;pageReplace&quot;:&quot;&quot;,&quot;additionalField&quot;:&quot;&quot;,&quot;additionalValue&quot;:&quot;&quot;,&quot;prefix&quot;:&quot;&quot;,&quot;suffix&quot;:&quot;&quot;}},&quot;hasBrokenReferences&quot;:false,&quot;hasManualEdits&quot;:false,&quot;isEmpty&quot;:false,&quot;citationType&quot;:&quot;inline&quot;,&quot;id&quot;:-2066635081,&quot;citationText&quot;:&quot;&lt;span style=\&quot;font-family:Times New Roman;font-size:14.666666666666666px;color:#000000\&quot;&gt;(Kleinridders et al. 2014b 2232, Arnold et al. 2018a 168–181, Agius et al. 2024 1073)&lt;/span&gt;&quot;}"/>
          <w:id w:val="-2066635081"/>
          <w:placeholder>
            <w:docPart w:val="4C88A00A95204C2DAA8AD2C4D0C7D513"/>
          </w:placeholder>
        </w:sdtPr>
        <w:sdtEndPr/>
        <w:sdtContent>
          <w:ins w:id="153" w:author="Yuanyuan Zeng" w:date="2026-02-10T12:45:00Z" w16du:dateUtc="2026-02-10T11:45:00Z">
            <w:r w:rsidR="000C01F3">
              <w:rPr>
                <w:rFonts w:ascii="Times New Roman" w:hAnsi="Times New Roman" w:cs="Times New Roman"/>
                <w:color w:val="000000"/>
                <w:sz w:val="22"/>
                <w:szCs w:val="22"/>
              </w:rPr>
              <w:t>(Kleinridders et al. 2014b 2232, Arnold et al. 2018a 168–181, Agius et al. 2024 1073)</w:t>
            </w:r>
          </w:ins>
          <w:del w:id="154" w:author="Yuanyuan Zeng" w:date="2026-02-10T12:29:00Z" w16du:dateUtc="2026-02-10T11:29:00Z">
            <w:r w:rsidR="00E37628" w:rsidRPr="000C01F3" w:rsidDel="00CB1704">
              <w:rPr>
                <w:rFonts w:ascii="Times New Roman" w:hAnsi="Times New Roman" w:cs="Times New Roman"/>
                <w:color w:val="000000"/>
                <w:sz w:val="22"/>
                <w:szCs w:val="22"/>
                <w:highlight w:val="white"/>
                <w:rPrChange w:id="155" w:author="Yuanyuan Zeng" w:date="2026-02-10T12:45:00Z" w16du:dateUtc="2026-02-10T11:45:00Z">
                  <w:rPr>
                    <w:rFonts w:ascii="Times New Roman" w:hAnsi="Times New Roman" w:cs="Times New Roman"/>
                    <w:color w:val="000000"/>
                    <w:sz w:val="22"/>
                    <w:szCs w:val="22"/>
                  </w:rPr>
                </w:rPrChange>
              </w:rPr>
              <w:delText>[46-48]</w:delText>
            </w:r>
          </w:del>
        </w:sdtContent>
      </w:sdt>
      <w:r>
        <w:rPr>
          <w:rFonts w:ascii="Times New Roman" w:eastAsiaTheme="minorEastAsia" w:hAnsi="Times New Roman" w:cs="Times New Roman" w:hint="eastAsia"/>
          <w:iCs/>
          <w:sz w:val="22"/>
          <w:szCs w:val="22"/>
        </w:rPr>
        <w:t>.</w:t>
      </w:r>
      <w:r w:rsidR="00FF7363">
        <w:rPr>
          <w:rFonts w:ascii="Times New Roman" w:eastAsiaTheme="minorEastAsia" w:hAnsi="Times New Roman" w:cs="Times New Roman" w:hint="eastAsia"/>
          <w:iCs/>
          <w:sz w:val="22"/>
          <w:szCs w:val="22"/>
        </w:rPr>
        <w:t xml:space="preserve"> </w:t>
      </w:r>
      <w:r w:rsidR="00536047" w:rsidRPr="00536047">
        <w:rPr>
          <w:rFonts w:ascii="Times New Roman" w:eastAsiaTheme="minorEastAsia" w:hAnsi="Times New Roman" w:cs="Times New Roman"/>
          <w:iCs/>
          <w:sz w:val="22"/>
          <w:szCs w:val="22"/>
        </w:rPr>
        <w:t xml:space="preserve">Beyond providing circulating fuels, </w:t>
      </w:r>
      <w:r w:rsidR="004F36EC" w:rsidRPr="00536047">
        <w:rPr>
          <w:rFonts w:ascii="Times New Roman" w:eastAsiaTheme="minorEastAsia" w:hAnsi="Times New Roman" w:cs="Times New Roman"/>
          <w:iCs/>
          <w:sz w:val="22"/>
          <w:szCs w:val="22"/>
        </w:rPr>
        <w:t>liver-controlled</w:t>
      </w:r>
      <w:r w:rsidR="00536047" w:rsidRPr="00536047">
        <w:rPr>
          <w:rFonts w:ascii="Times New Roman" w:eastAsiaTheme="minorEastAsia" w:hAnsi="Times New Roman" w:cs="Times New Roman"/>
          <w:iCs/>
          <w:sz w:val="22"/>
          <w:szCs w:val="22"/>
        </w:rPr>
        <w:t xml:space="preserve"> lipid oxidation, gluconeogenesis, and mitochondrial activity have been shown to influence neural energy balance and susceptibility to metabolic and neurodegenerative stress</w:t>
      </w:r>
      <w:sdt>
        <w:sdtPr>
          <w:rPr>
            <w:rFonts w:ascii="Times New Roman" w:eastAsiaTheme="minorEastAsia" w:hAnsi="Times New Roman" w:cs="Times New Roman"/>
            <w:iCs/>
            <w:color w:val="000000"/>
            <w:sz w:val="22"/>
            <w:szCs w:val="22"/>
            <w:highlight w:val="white"/>
          </w:rPr>
          <w:alias w:val="Citation"/>
          <w:tag w:val="{&quot;referencesIds&quot;:[&quot;doc:6978952cca3ace34b22bcd7f&quot;,&quot;doc:697896b593dd120faad07e70&quot;,&quot;doc:6978983d25073233cc994105&quot;,&quot;doc:697898be182e34539ffc9565&quot;],&quot;referencesOptions&quot;:{&quot;doc:6978952cca3ace34b22bcd7f&quot;:{&quot;author&quot;:true,&quot;year&quot;:true,&quot;formatAuthorYear&quot;:false,&quot;pageReplace&quot;:&quot;&quot;,&quot;additionalField&quot;:&quot;&quot;,&quot;additionalValue&quot;:&quot;&quot;,&quot;prefix&quot;:&quot;&quot;,&quot;suffix&quot;:&quot;&quot;},&quot;doc:697896b593dd120faad07e70&quot;:{&quot;author&quot;:true,&quot;year&quot;:true,&quot;formatAuthorYear&quot;:false,&quot;pageReplace&quot;:&quot;&quot;,&quot;additionalField&quot;:&quot;&quot;,&quot;additionalValue&quot;:&quot;&quot;,&quot;prefix&quot;:&quot;&quot;,&quot;suffix&quot;:&quot;&quot;},&quot;doc:6978983d25073233cc994105&quot;:{&quot;author&quot;:true,&quot;year&quot;:true,&quot;formatAuthorYear&quot;:false,&quot;pageReplace&quot;:&quot;&quot;,&quot;additionalField&quot;:&quot;&quot;,&quot;additionalValue&quot;:&quot;&quot;,&quot;prefix&quot;:&quot;&quot;,&quot;suffix&quot;:&quot;&quot;},&quot;doc:697898be182e34539ffc9565&quot;:{&quot;author&quot;:true,&quot;year&quot;:true,&quot;formatAuthorYear&quot;:false,&quot;pageReplace&quot;:&quot;&quot;,&quot;additionalField&quot;:&quot;&quot;,&quot;additionalValue&quot;:&quot;&quot;,&quot;prefix&quot;:&quot;&quot;,&quot;suffix&quot;:&quot;&quot;}},&quot;hasBrokenReferences&quot;:false,&quot;hasManualEdits&quot;:false,&quot;isEmpty&quot;:false,&quot;citationType&quot;:&quot;inline&quot;,&quot;id&quot;:570930736,&quot;citationText&quot;:&quot;&lt;span style=\&quot;font-family:Times New Roman;font-size:14.666666666666666px;color:#000000\&quot;&gt;(Camandola, Mattson 2017b 1474–1492, Kleinridders et al. 2014a 2232–2243, Picard et al. 2014 303–310, Picard et al. 2018 72–85)&lt;/span&gt;&quot;}"/>
          <w:id w:val="570930736"/>
          <w:placeholder>
            <w:docPart w:val="F6E31F0FB31E43D9819C8D1702E85D5E"/>
          </w:placeholder>
        </w:sdtPr>
        <w:sdtEndPr/>
        <w:sdtContent>
          <w:ins w:id="156" w:author="Yuanyuan Zeng" w:date="2026-02-10T12:45:00Z" w16du:dateUtc="2026-02-10T11:45:00Z">
            <w:r w:rsidR="000C01F3">
              <w:rPr>
                <w:rFonts w:ascii="Times New Roman" w:hAnsi="Times New Roman" w:cs="Times New Roman"/>
                <w:color w:val="000000"/>
                <w:sz w:val="22"/>
                <w:szCs w:val="22"/>
              </w:rPr>
              <w:t>(Camandola, Mattson 2017b 1474–1492, Kleinridders et al. 2014a 2232–2243, Picard et al. 2014 303–310, Picard et al. 2018 72–85)</w:t>
            </w:r>
          </w:ins>
          <w:del w:id="157" w:author="Yuanyuan Zeng" w:date="2026-02-10T12:29:00Z" w16du:dateUtc="2026-02-10T11:29:00Z">
            <w:r w:rsidR="00E37628" w:rsidRPr="000C01F3" w:rsidDel="00CB1704">
              <w:rPr>
                <w:rFonts w:ascii="Times New Roman" w:hAnsi="Times New Roman" w:cs="Times New Roman"/>
                <w:color w:val="000000"/>
                <w:sz w:val="22"/>
                <w:szCs w:val="22"/>
                <w:highlight w:val="white"/>
                <w:rPrChange w:id="158" w:author="Yuanyuan Zeng" w:date="2026-02-10T12:45:00Z" w16du:dateUtc="2026-02-10T11:45:00Z">
                  <w:rPr>
                    <w:rFonts w:ascii="Times New Roman" w:hAnsi="Times New Roman" w:cs="Times New Roman"/>
                    <w:color w:val="000000"/>
                    <w:sz w:val="22"/>
                    <w:szCs w:val="22"/>
                  </w:rPr>
                </w:rPrChange>
              </w:rPr>
              <w:delText>[49-52]</w:delText>
            </w:r>
          </w:del>
        </w:sdtContent>
      </w:sdt>
      <w:r w:rsidR="00536047" w:rsidRPr="00536047">
        <w:rPr>
          <w:rFonts w:ascii="Times New Roman" w:eastAsiaTheme="minorEastAsia" w:hAnsi="Times New Roman" w:cs="Times New Roman"/>
          <w:iCs/>
          <w:sz w:val="22"/>
          <w:szCs w:val="22"/>
        </w:rPr>
        <w:t>.</w:t>
      </w:r>
      <w:r w:rsidR="006F03C4">
        <w:rPr>
          <w:rFonts w:ascii="Times New Roman" w:eastAsiaTheme="minorEastAsia" w:hAnsi="Times New Roman" w:cs="Times New Roman" w:hint="eastAsia"/>
          <w:iCs/>
          <w:sz w:val="22"/>
          <w:szCs w:val="22"/>
        </w:rPr>
        <w:t xml:space="preserve"> </w:t>
      </w:r>
      <w:r w:rsidR="006F03C4" w:rsidRPr="006F03C4">
        <w:rPr>
          <w:rFonts w:ascii="Times New Roman" w:eastAsiaTheme="minorEastAsia" w:hAnsi="Times New Roman" w:cs="Times New Roman"/>
          <w:iCs/>
          <w:sz w:val="22"/>
          <w:szCs w:val="22"/>
        </w:rPr>
        <w:t xml:space="preserve">Consistent with this framework, the tissue specific coefficient directions observed in our analyses indicate coordinated but distinct adaptations in the brain and liver. During seasonal atrophy, mitochondrial and lipid related proteins in the liver were associated with maintaining systemic energy supply, whereas the brain showed selective suppression of glucose intensive and biosynthetically demanding processes, consistent with an energy conserving </w:t>
      </w:r>
      <w:r w:rsidR="006F03C4" w:rsidRPr="006F03C4">
        <w:rPr>
          <w:rFonts w:ascii="Times New Roman" w:eastAsiaTheme="minorEastAsia" w:hAnsi="Times New Roman" w:cs="Times New Roman"/>
          <w:iCs/>
          <w:sz w:val="22"/>
          <w:szCs w:val="22"/>
        </w:rPr>
        <w:lastRenderedPageBreak/>
        <w:t>strategy under winter conditions</w:t>
      </w:r>
      <w:sdt>
        <w:sdtPr>
          <w:rPr>
            <w:rFonts w:ascii="Times New Roman" w:eastAsiaTheme="minorEastAsia" w:hAnsi="Times New Roman" w:cs="Times New Roman"/>
            <w:iCs/>
            <w:color w:val="000000"/>
            <w:sz w:val="22"/>
            <w:szCs w:val="22"/>
            <w:highlight w:val="white"/>
          </w:rPr>
          <w:alias w:val="Citation"/>
          <w:tag w:val="{&quot;referencesIds&quot;:[&quot;doc:69789aeb8c897e4d7f9d027f&quot;,&quot;doc:69789ba7a097695403e93652&quot;],&quot;referencesOptions&quot;:{&quot;doc:69789aeb8c897e4d7f9d027f&quot;:{&quot;author&quot;:true,&quot;year&quot;:true,&quot;formatAuthorYear&quot;:false,&quot;pageReplace&quot;:&quot;&quot;,&quot;additionalField&quot;:&quot;&quot;,&quot;additionalValue&quot;:&quot;&quot;,&quot;prefix&quot;:&quot;&quot;,&quot;suffix&quot;:&quot;&quot;},&quot;doc:69789ba7a097695403e93652&quot;:{&quot;author&quot;:true,&quot;year&quot;:true,&quot;formatAuthorYear&quot;:false,&quot;pageReplace&quot;:&quot;&quot;,&quot;additionalField&quot;:&quot;&quot;,&quot;additionalValue&quot;:&quot;&quot;,&quot;prefix&quot;:&quot;&quot;,&quot;suffix&quot;:&quot;&quot;}},&quot;hasBrokenReferences&quot;:false,&quot;hasManualEdits&quot;:false,&quot;isEmpty&quot;:false,&quot;citationType&quot;:&quot;inline&quot;,&quot;id&quot;:598912653,&quot;citationText&quot;:&quot;&lt;span style=\&quot;font-family:Times New Roman;font-size:14.666666666666666px;color:#000000\&quot;&gt;(Schaeffer et al. 2020 191989, Lázaro et al. 2018 2823–2840)&lt;/span&gt;&quot;}"/>
          <w:id w:val="598912653"/>
          <w:placeholder>
            <w:docPart w:val="8D8A32AA9CD94AC9ADABC0BDCA9767EA"/>
          </w:placeholder>
        </w:sdtPr>
        <w:sdtEndPr/>
        <w:sdtContent>
          <w:ins w:id="159" w:author="Yuanyuan Zeng" w:date="2026-02-10T12:45:00Z" w16du:dateUtc="2026-02-10T11:45:00Z">
            <w:r w:rsidR="000C01F3">
              <w:rPr>
                <w:rFonts w:ascii="Times New Roman" w:hAnsi="Times New Roman" w:cs="Times New Roman"/>
                <w:color w:val="000000"/>
                <w:sz w:val="22"/>
                <w:szCs w:val="22"/>
              </w:rPr>
              <w:t>(Schaeffer et al. 2020 191989, Lázaro et al. 2018 2823–2840)</w:t>
            </w:r>
          </w:ins>
          <w:del w:id="160" w:author="Yuanyuan Zeng" w:date="2026-02-10T12:29:00Z" w16du:dateUtc="2026-02-10T11:29:00Z">
            <w:r w:rsidR="00E37628" w:rsidRPr="000C01F3" w:rsidDel="00CB1704">
              <w:rPr>
                <w:rFonts w:ascii="Times New Roman" w:hAnsi="Times New Roman" w:cs="Times New Roman"/>
                <w:color w:val="000000"/>
                <w:sz w:val="22"/>
                <w:szCs w:val="22"/>
                <w:highlight w:val="white"/>
                <w:rPrChange w:id="161" w:author="Yuanyuan Zeng" w:date="2026-02-10T12:45:00Z" w16du:dateUtc="2026-02-10T11:45:00Z">
                  <w:rPr>
                    <w:rFonts w:ascii="Times New Roman" w:hAnsi="Times New Roman" w:cs="Times New Roman"/>
                    <w:color w:val="000000"/>
                    <w:sz w:val="22"/>
                    <w:szCs w:val="22"/>
                  </w:rPr>
                </w:rPrChange>
              </w:rPr>
              <w:delText>[53,54]</w:delText>
            </w:r>
          </w:del>
        </w:sdtContent>
      </w:sdt>
      <w:r w:rsidR="006F03C4" w:rsidRPr="006F03C4">
        <w:rPr>
          <w:rFonts w:ascii="Times New Roman" w:eastAsiaTheme="minorEastAsia" w:hAnsi="Times New Roman" w:cs="Times New Roman"/>
          <w:iCs/>
          <w:sz w:val="22"/>
          <w:szCs w:val="22"/>
        </w:rPr>
        <w:t>. During regeneration, reactivation of translational and mitochondrial programs in the brain coincided with a more targeted mitochondrial response in the liver, consistent with metabolic support for neural recovery</w:t>
      </w:r>
      <w:sdt>
        <w:sdtPr>
          <w:rPr>
            <w:rFonts w:ascii="Times New Roman" w:eastAsiaTheme="minorEastAsia" w:hAnsi="Times New Roman" w:cs="Times New Roman"/>
            <w:iCs/>
            <w:color w:val="000000"/>
            <w:sz w:val="22"/>
            <w:szCs w:val="22"/>
            <w:highlight w:val="white"/>
          </w:rPr>
          <w:alias w:val="Citation"/>
          <w:tag w:val="{&quot;referencesIds&quot;:[&quot;doc:6978952cca3ace34b22bcd7f&quot;,&quot;doc:697897be65f11557e99dbf9f&quot;,&quot;doc:69789ede93dd120faad088eb&quot;],&quot;referencesOptions&quot;:{&quot;doc:6978952cca3ace34b22bcd7f&quot;:{&quot;author&quot;:true,&quot;year&quot;:true,&quot;formatAuthorYear&quot;:false,&quot;pageReplace&quot;:&quot;&quot;,&quot;additionalField&quot;:&quot;&quot;,&quot;additionalValue&quot;:&quot;&quot;,&quot;prefix&quot;:&quot;&quot;,&quot;suffix&quot;:&quot;&quot;},&quot;doc:697897be65f11557e99dbf9f&quot;:{&quot;author&quot;:true,&quot;year&quot;:true,&quot;formatAuthorYear&quot;:false,&quot;pageReplace&quot;:&quot;&quot;,&quot;additionalField&quot;:&quot;&quot;,&quot;additionalValue&quot;:&quot;&quot;,&quot;prefix&quot;:&quot;&quot;,&quot;suffix&quot;:&quot;&quot;},&quot;doc:69789ede93dd120faad088eb&quot;:{&quot;author&quot;:true,&quot;year&quot;:true,&quot;formatAuthorYear&quot;:false,&quot;pageReplace&quot;:&quot;&quot;,&quot;additionalField&quot;:&quot;&quot;,&quot;additionalValue&quot;:&quot;&quot;,&quot;prefix&quot;:&quot;&quot;,&quot;suffix&quot;:&quot;&quot;}},&quot;hasBrokenReferences&quot;:false,&quot;hasManualEdits&quot;:false,&quot;isEmpty&quot;:false,&quot;citationType&quot;:&quot;inline&quot;,&quot;id&quot;:-1584289495,&quot;citationText&quot;:&quot;&lt;span style=\&quot;font-family:Times New Roman;font-size:14.666666666666666px;color:#000000\&quot;&gt;(Camandola, Mattson 2017b 1474–1492, Arnold et al. 2018b 168–181, Harris et al. 2012 762–777)&lt;/span&gt;&quot;}"/>
          <w:id w:val="-1584289495"/>
          <w:placeholder>
            <w:docPart w:val="7245B25F94724750B0401C210A234FEB"/>
          </w:placeholder>
        </w:sdtPr>
        <w:sdtEndPr/>
        <w:sdtContent>
          <w:ins w:id="162" w:author="Yuanyuan Zeng" w:date="2026-02-10T12:45:00Z" w16du:dateUtc="2026-02-10T11:45:00Z">
            <w:r w:rsidR="000C01F3">
              <w:rPr>
                <w:rFonts w:ascii="Times New Roman" w:hAnsi="Times New Roman" w:cs="Times New Roman"/>
                <w:color w:val="000000"/>
                <w:sz w:val="22"/>
                <w:szCs w:val="22"/>
              </w:rPr>
              <w:t>(Camandola, Mattson 2017b 1474–1492, Arnold et al. 2018b 168–181, Harris et al. 2012 762–777)</w:t>
            </w:r>
          </w:ins>
          <w:del w:id="163" w:author="Yuanyuan Zeng" w:date="2026-02-10T12:29:00Z" w16du:dateUtc="2026-02-10T11:29:00Z">
            <w:r w:rsidR="00E37628" w:rsidRPr="000C01F3" w:rsidDel="00CB1704">
              <w:rPr>
                <w:rFonts w:ascii="Times New Roman" w:hAnsi="Times New Roman" w:cs="Times New Roman"/>
                <w:color w:val="000000"/>
                <w:sz w:val="22"/>
                <w:szCs w:val="22"/>
                <w:highlight w:val="white"/>
                <w:rPrChange w:id="164" w:author="Yuanyuan Zeng" w:date="2026-02-10T12:45:00Z" w16du:dateUtc="2026-02-10T11:45:00Z">
                  <w:rPr>
                    <w:rFonts w:ascii="Times New Roman" w:hAnsi="Times New Roman" w:cs="Times New Roman"/>
                    <w:color w:val="000000"/>
                    <w:sz w:val="22"/>
                    <w:szCs w:val="22"/>
                  </w:rPr>
                </w:rPrChange>
              </w:rPr>
              <w:delText>[49,55,56]</w:delText>
            </w:r>
          </w:del>
        </w:sdtContent>
      </w:sdt>
      <w:r w:rsidR="006F03C4" w:rsidRPr="006F03C4">
        <w:rPr>
          <w:rFonts w:ascii="Times New Roman" w:eastAsiaTheme="minorEastAsia" w:hAnsi="Times New Roman" w:cs="Times New Roman"/>
          <w:iCs/>
          <w:sz w:val="22"/>
          <w:szCs w:val="22"/>
        </w:rPr>
        <w:t>.</w:t>
      </w:r>
      <w:r w:rsidR="00AF357A">
        <w:rPr>
          <w:rFonts w:ascii="Times New Roman" w:eastAsiaTheme="minorEastAsia" w:hAnsi="Times New Roman" w:cs="Times New Roman" w:hint="eastAsia"/>
          <w:iCs/>
          <w:sz w:val="22"/>
          <w:szCs w:val="22"/>
        </w:rPr>
        <w:t xml:space="preserve"> </w:t>
      </w:r>
      <w:r w:rsidR="009A4262" w:rsidRPr="009A4262">
        <w:rPr>
          <w:rFonts w:ascii="Times New Roman" w:eastAsiaTheme="minorEastAsia" w:hAnsi="Times New Roman" w:cs="Times New Roman"/>
          <w:iCs/>
          <w:sz w:val="22"/>
          <w:szCs w:val="22"/>
        </w:rPr>
        <w:t>Together, these results support a complementary brain</w:t>
      </w:r>
      <w:r w:rsidR="009A4262">
        <w:rPr>
          <w:rFonts w:ascii="Times New Roman" w:eastAsiaTheme="minorEastAsia" w:hAnsi="Times New Roman" w:cs="Times New Roman" w:hint="eastAsia"/>
          <w:iCs/>
          <w:sz w:val="22"/>
          <w:szCs w:val="22"/>
        </w:rPr>
        <w:t>-</w:t>
      </w:r>
      <w:r w:rsidR="009A4262" w:rsidRPr="009A4262">
        <w:rPr>
          <w:rFonts w:ascii="Times New Roman" w:eastAsiaTheme="minorEastAsia" w:hAnsi="Times New Roman" w:cs="Times New Roman"/>
          <w:iCs/>
          <w:sz w:val="22"/>
          <w:szCs w:val="22"/>
        </w:rPr>
        <w:t xml:space="preserve">liver metabolic strategy in which central and peripheral tissues engage temporally coordinated but functionally distinct programs to stabilize systemic energy balance while preserving neural function across seasons. Such coordination is consistent with </w:t>
      </w:r>
      <w:r w:rsidR="009A4262">
        <w:rPr>
          <w:rFonts w:ascii="Times New Roman" w:eastAsiaTheme="minorEastAsia" w:hAnsi="Times New Roman" w:cs="Times New Roman" w:hint="eastAsia"/>
          <w:iCs/>
          <w:sz w:val="22"/>
          <w:szCs w:val="22"/>
        </w:rPr>
        <w:t>many</w:t>
      </w:r>
      <w:r w:rsidR="00BD70CE">
        <w:rPr>
          <w:rFonts w:ascii="Times New Roman" w:eastAsiaTheme="minorEastAsia" w:hAnsi="Times New Roman" w:cs="Times New Roman" w:hint="eastAsia"/>
          <w:iCs/>
          <w:sz w:val="22"/>
          <w:szCs w:val="22"/>
        </w:rPr>
        <w:t xml:space="preserve"> studies</w:t>
      </w:r>
      <w:r w:rsidR="009A4262" w:rsidRPr="009A4262">
        <w:rPr>
          <w:rFonts w:ascii="Times New Roman" w:eastAsiaTheme="minorEastAsia" w:hAnsi="Times New Roman" w:cs="Times New Roman"/>
          <w:iCs/>
          <w:sz w:val="22"/>
          <w:szCs w:val="22"/>
        </w:rPr>
        <w:t xml:space="preserve"> that liver derived metabolic and hormonal signals actively shape brain energy metabolism, plasticity, and vulnerability to stress, rather than serving as passive background factors</w:t>
      </w:r>
      <w:sdt>
        <w:sdtPr>
          <w:rPr>
            <w:rFonts w:ascii="Times New Roman" w:eastAsiaTheme="minorEastAsia" w:hAnsi="Times New Roman" w:cs="Times New Roman"/>
            <w:iCs/>
            <w:color w:val="000000"/>
            <w:sz w:val="22"/>
            <w:szCs w:val="22"/>
            <w:highlight w:val="white"/>
          </w:rPr>
          <w:alias w:val="Citation"/>
          <w:tag w:val="{&quot;referencesIds&quot;:[&quot;doc:6978952cca3ace34b22bcd7f&quot;,&quot;doc:697896b593dd120faad07e70&quot;,&quot;doc:6978a199fd33025f1314d2fb&quot;],&quot;referencesOptions&quot;:{&quot;doc:6978952cca3ace34b22bcd7f&quot;:{&quot;author&quot;:true,&quot;year&quot;:true,&quot;formatAuthorYear&quot;:false,&quot;pageReplace&quot;:&quot;&quot;,&quot;additionalField&quot;:&quot;&quot;,&quot;additionalValue&quot;:&quot;&quot;,&quot;prefix&quot;:&quot;&quot;,&quot;suffix&quot;:&quot;&quot;},&quot;doc:697896b593dd120faad07e70&quot;:{&quot;author&quot;:true,&quot;year&quot;:true,&quot;formatAuthorYear&quot;:false,&quot;pageReplace&quot;:&quot;&quot;,&quot;additionalField&quot;:&quot;&quot;,&quot;additionalValue&quot;:&quot;&quot;,&quot;prefix&quot;:&quot;&quot;,&quot;suffix&quot;:&quot;&quot;},&quot;doc:6978a199fd33025f1314d2fb&quot;:{&quot;author&quot;:true,&quot;year&quot;:true,&quot;formatAuthorYear&quot;:false,&quot;pageReplace&quot;:&quot;&quot;,&quot;additionalField&quot;:&quot;&quot;,&quot;additionalValue&quot;:&quot;&quot;,&quot;prefix&quot;:&quot;&quot;,&quot;suffix&quot;:&quot;&quot;}},&quot;hasBrokenReferences&quot;:false,&quot;hasManualEdits&quot;:false,&quot;isEmpty&quot;:false,&quot;citationType&quot;:&quot;inline&quot;,&quot;id&quot;:568232393,&quot;citationText&quot;:&quot;&lt;span style=\&quot;font-family:Times New Roman;font-size:14.666666666666666px;color:#000000\&quot;&gt;(Camandola, Mattson 2017b 1474–1492, Kleinridders et al. 2014a 2232–2243, Banks 2012 4111–4119)&lt;/span&gt;&quot;}"/>
          <w:id w:val="568232393"/>
          <w:placeholder>
            <w:docPart w:val="84D407ABAC8449068021417F0BCA9452"/>
          </w:placeholder>
        </w:sdtPr>
        <w:sdtEndPr/>
        <w:sdtContent>
          <w:ins w:id="165" w:author="Yuanyuan Zeng" w:date="2026-02-10T12:45:00Z" w16du:dateUtc="2026-02-10T11:45:00Z">
            <w:r w:rsidR="000C01F3">
              <w:rPr>
                <w:rFonts w:ascii="Times New Roman" w:hAnsi="Times New Roman" w:cs="Times New Roman"/>
                <w:color w:val="000000"/>
                <w:sz w:val="22"/>
                <w:szCs w:val="22"/>
              </w:rPr>
              <w:t>(Camandola, Mattson 2017b 1474–1492, Kleinridders et al. 2014a 2232–2243, Banks 2012 4111–4119)</w:t>
            </w:r>
          </w:ins>
          <w:del w:id="166" w:author="Yuanyuan Zeng" w:date="2026-02-10T12:29:00Z" w16du:dateUtc="2026-02-10T11:29:00Z">
            <w:r w:rsidR="00E37628" w:rsidRPr="000C01F3" w:rsidDel="00CB1704">
              <w:rPr>
                <w:rFonts w:ascii="Times New Roman" w:hAnsi="Times New Roman" w:cs="Times New Roman"/>
                <w:color w:val="000000"/>
                <w:sz w:val="22"/>
                <w:szCs w:val="22"/>
                <w:highlight w:val="white"/>
                <w:rPrChange w:id="167" w:author="Yuanyuan Zeng" w:date="2026-02-10T12:45:00Z" w16du:dateUtc="2026-02-10T11:45:00Z">
                  <w:rPr>
                    <w:rFonts w:ascii="Times New Roman" w:hAnsi="Times New Roman" w:cs="Times New Roman"/>
                    <w:color w:val="000000"/>
                    <w:sz w:val="22"/>
                    <w:szCs w:val="22"/>
                  </w:rPr>
                </w:rPrChange>
              </w:rPr>
              <w:delText>[49,50,57]</w:delText>
            </w:r>
          </w:del>
        </w:sdtContent>
      </w:sdt>
      <w:r w:rsidR="00BD70CE">
        <w:rPr>
          <w:rFonts w:ascii="Times New Roman" w:eastAsiaTheme="minorEastAsia" w:hAnsi="Times New Roman" w:cs="Times New Roman" w:hint="eastAsia"/>
          <w:iCs/>
          <w:sz w:val="22"/>
          <w:szCs w:val="22"/>
        </w:rPr>
        <w:t>.</w:t>
      </w:r>
      <w:commentRangeEnd w:id="152"/>
      <w:r w:rsidR="001D0137">
        <w:rPr>
          <w:rStyle w:val="CommentReference"/>
          <w:rFonts w:ascii="Times New Roman" w:eastAsiaTheme="minorEastAsia" w:hAnsi="Times New Roman" w:cs="Times New Roman"/>
          <w:iCs/>
          <w:sz w:val="22"/>
          <w:szCs w:val="22"/>
        </w:rPr>
        <w:commentReference w:id="152"/>
      </w:r>
    </w:p>
    <w:p w14:paraId="163BE698" w14:textId="6C2D3A70" w:rsidR="00BD70CE" w:rsidRDefault="002379DB" w:rsidP="002379DB">
      <w:pPr>
        <w:pStyle w:val="NormalWeb"/>
        <w:spacing w:after="0"/>
        <w:rPr>
          <w:ins w:id="168" w:author="John Dirk Nieland" w:date="2026-02-04T14:08:00Z" w16du:dateUtc="2026-02-04T13:08:00Z"/>
          <w:rFonts w:ascii="Times New Roman" w:eastAsiaTheme="minorEastAsia" w:hAnsi="Times New Roman" w:cs="Times New Roman"/>
          <w:iCs/>
          <w:sz w:val="22"/>
          <w:szCs w:val="22"/>
        </w:rPr>
      </w:pPr>
      <w:r w:rsidRPr="002379DB">
        <w:rPr>
          <w:rFonts w:ascii="Times New Roman" w:eastAsiaTheme="minorEastAsia" w:hAnsi="Times New Roman" w:cs="Times New Roman"/>
          <w:iCs/>
          <w:sz w:val="22"/>
          <w:szCs w:val="22"/>
        </w:rPr>
        <w:t>While the present study provides an integrated view of seasonal molecular remodeling, several constraints should be considered. The sample size is inherently limited by the challenges of capturing wild shrews across multiple seasonal stages, which may reduce power to detect weaker effects. In addition, although sampling procedures were standardized, capture related stress cannot be entirely excluded as a contributing factor to circulating metabolites and stress associated signaling. The consistency of tissue specific patterns across individuals, however, suggests that the main conclusions reflect genuine seasonal regulation rather than acute stress responses.</w:t>
      </w:r>
      <w:r w:rsidR="000046A4">
        <w:rPr>
          <w:rFonts w:ascii="Times New Roman" w:eastAsiaTheme="minorEastAsia" w:hAnsi="Times New Roman" w:cs="Times New Roman" w:hint="eastAsia"/>
          <w:iCs/>
          <w:sz w:val="22"/>
          <w:szCs w:val="22"/>
        </w:rPr>
        <w:t xml:space="preserve"> </w:t>
      </w:r>
      <w:r w:rsidRPr="002379DB">
        <w:rPr>
          <w:rFonts w:ascii="Times New Roman" w:eastAsiaTheme="minorEastAsia" w:hAnsi="Times New Roman" w:cs="Times New Roman"/>
          <w:iCs/>
          <w:sz w:val="22"/>
          <w:szCs w:val="22"/>
        </w:rPr>
        <w:t>Future studies should aim to validate the identified core proteins in larger cohorts and under more controlled conditions. The repeated involvement of mitochondrial and translation related proteins across tissues and phases highlights these pathways as key targets for mechanistic investigation. Targeted functional experiments will be essential to clarify how seasonal modulation of mitochondrial activity and translational control supports reversible brain and liver remodeling in shrews.</w:t>
      </w:r>
    </w:p>
    <w:p w14:paraId="2144DE1D" w14:textId="2C5BD6DD" w:rsidR="00F85FD5" w:rsidRDefault="00505003" w:rsidP="002379DB">
      <w:pPr>
        <w:pStyle w:val="NormalWeb"/>
        <w:spacing w:after="0"/>
        <w:rPr>
          <w:rFonts w:ascii="Times New Roman" w:eastAsiaTheme="minorEastAsia" w:hAnsi="Times New Roman" w:cs="Times New Roman"/>
          <w:iCs/>
          <w:sz w:val="22"/>
          <w:szCs w:val="22"/>
        </w:rPr>
      </w:pPr>
      <w:ins w:id="169" w:author="John Dirk Nieland" w:date="2026-02-04T14:09:00Z" w16du:dateUtc="2026-02-04T13:09:00Z">
        <w:r>
          <w:rPr>
            <w:rFonts w:ascii="Times New Roman" w:eastAsiaTheme="minorEastAsia" w:hAnsi="Times New Roman" w:cs="Times New Roman"/>
            <w:iCs/>
            <w:sz w:val="22"/>
            <w:szCs w:val="22"/>
          </w:rPr>
          <w:t xml:space="preserve">As the </w:t>
        </w:r>
        <w:r w:rsidR="001E1195">
          <w:rPr>
            <w:rFonts w:ascii="Times New Roman" w:eastAsiaTheme="minorEastAsia" w:hAnsi="Times New Roman" w:cs="Times New Roman"/>
            <w:iCs/>
            <w:sz w:val="22"/>
            <w:szCs w:val="22"/>
          </w:rPr>
          <w:t xml:space="preserve">atrophic stage of the shrew </w:t>
        </w:r>
      </w:ins>
      <w:ins w:id="170" w:author="John Dirk Nieland" w:date="2026-02-04T14:10:00Z" w16du:dateUtc="2026-02-04T13:10:00Z">
        <w:r w:rsidR="001A1677">
          <w:rPr>
            <w:rFonts w:ascii="Times New Roman" w:eastAsiaTheme="minorEastAsia" w:hAnsi="Times New Roman" w:cs="Times New Roman"/>
            <w:iCs/>
            <w:sz w:val="22"/>
            <w:szCs w:val="22"/>
          </w:rPr>
          <w:t>mimics the atrophy seen in several brain diseases like Alzheimer</w:t>
        </w:r>
        <w:r w:rsidR="001B101B">
          <w:rPr>
            <w:rFonts w:ascii="Times New Roman" w:eastAsiaTheme="minorEastAsia" w:hAnsi="Times New Roman" w:cs="Times New Roman"/>
            <w:iCs/>
            <w:sz w:val="22"/>
            <w:szCs w:val="22"/>
          </w:rPr>
          <w:t>’</w:t>
        </w:r>
        <w:r w:rsidR="001A1677">
          <w:rPr>
            <w:rFonts w:ascii="Times New Roman" w:eastAsiaTheme="minorEastAsia" w:hAnsi="Times New Roman" w:cs="Times New Roman"/>
            <w:iCs/>
            <w:sz w:val="22"/>
            <w:szCs w:val="22"/>
          </w:rPr>
          <w:t>s disease, P</w:t>
        </w:r>
        <w:r w:rsidR="001B101B">
          <w:rPr>
            <w:rFonts w:ascii="Times New Roman" w:eastAsiaTheme="minorEastAsia" w:hAnsi="Times New Roman" w:cs="Times New Roman"/>
            <w:iCs/>
            <w:sz w:val="22"/>
            <w:szCs w:val="22"/>
          </w:rPr>
          <w:t xml:space="preserve">arkinson’s disease Multiple </w:t>
        </w:r>
      </w:ins>
      <w:ins w:id="171" w:author="John Dirk Nieland" w:date="2026-02-04T14:11:00Z" w16du:dateUtc="2026-02-04T13:11:00Z">
        <w:r w:rsidR="001B101B">
          <w:rPr>
            <w:rFonts w:ascii="Times New Roman" w:eastAsiaTheme="minorEastAsia" w:hAnsi="Times New Roman" w:cs="Times New Roman"/>
            <w:iCs/>
            <w:sz w:val="22"/>
            <w:szCs w:val="22"/>
          </w:rPr>
          <w:t xml:space="preserve">Sclerosis and others, </w:t>
        </w:r>
        <w:r w:rsidR="00875218">
          <w:rPr>
            <w:rFonts w:ascii="Times New Roman" w:eastAsiaTheme="minorEastAsia" w:hAnsi="Times New Roman" w:cs="Times New Roman"/>
            <w:iCs/>
            <w:sz w:val="22"/>
            <w:szCs w:val="22"/>
          </w:rPr>
          <w:t>the molecular change</w:t>
        </w:r>
      </w:ins>
      <w:ins w:id="172" w:author="John Dirk Nieland" w:date="2026-02-04T14:12:00Z" w16du:dateUtc="2026-02-04T13:12:00Z">
        <w:r w:rsidR="00875218">
          <w:rPr>
            <w:rFonts w:ascii="Times New Roman" w:eastAsiaTheme="minorEastAsia" w:hAnsi="Times New Roman" w:cs="Times New Roman"/>
            <w:iCs/>
            <w:sz w:val="22"/>
            <w:szCs w:val="22"/>
          </w:rPr>
          <w:t>s driving</w:t>
        </w:r>
      </w:ins>
      <w:ins w:id="173" w:author="John Dirk Nieland" w:date="2026-02-04T14:11:00Z" w16du:dateUtc="2026-02-04T13:11:00Z">
        <w:r w:rsidR="00875218">
          <w:rPr>
            <w:rFonts w:ascii="Times New Roman" w:eastAsiaTheme="minorEastAsia" w:hAnsi="Times New Roman" w:cs="Times New Roman"/>
            <w:iCs/>
            <w:sz w:val="22"/>
            <w:szCs w:val="22"/>
          </w:rPr>
          <w:t xml:space="preserve"> the regenerative state of the shrew</w:t>
        </w:r>
      </w:ins>
      <w:ins w:id="174" w:author="John Dirk Nieland" w:date="2026-02-04T14:12:00Z" w16du:dateUtc="2026-02-04T13:12:00Z">
        <w:r w:rsidR="00875218">
          <w:rPr>
            <w:rFonts w:ascii="Times New Roman" w:eastAsiaTheme="minorEastAsia" w:hAnsi="Times New Roman" w:cs="Times New Roman"/>
            <w:iCs/>
            <w:sz w:val="22"/>
            <w:szCs w:val="22"/>
          </w:rPr>
          <w:t xml:space="preserve"> could be </w:t>
        </w:r>
        <w:r w:rsidR="00346269">
          <w:rPr>
            <w:rFonts w:ascii="Times New Roman" w:eastAsiaTheme="minorEastAsia" w:hAnsi="Times New Roman" w:cs="Times New Roman"/>
            <w:iCs/>
            <w:sz w:val="22"/>
            <w:szCs w:val="22"/>
          </w:rPr>
          <w:t>leading to targets to be developed for the treatment of brain diseases</w:t>
        </w:r>
        <w:r w:rsidR="00040FF7">
          <w:rPr>
            <w:rFonts w:ascii="Times New Roman" w:eastAsiaTheme="minorEastAsia" w:hAnsi="Times New Roman" w:cs="Times New Roman"/>
            <w:iCs/>
            <w:sz w:val="22"/>
            <w:szCs w:val="22"/>
          </w:rPr>
          <w:t>.</w:t>
        </w:r>
      </w:ins>
      <w:ins w:id="175" w:author="John Dirk Nieland" w:date="2026-02-04T14:11:00Z" w16du:dateUtc="2026-02-04T13:11:00Z">
        <w:r w:rsidR="00875218">
          <w:rPr>
            <w:rFonts w:ascii="Times New Roman" w:eastAsiaTheme="minorEastAsia" w:hAnsi="Times New Roman" w:cs="Times New Roman"/>
            <w:iCs/>
            <w:sz w:val="22"/>
            <w:szCs w:val="22"/>
          </w:rPr>
          <w:t xml:space="preserve"> </w:t>
        </w:r>
      </w:ins>
    </w:p>
    <w:p w14:paraId="4BA9070F" w14:textId="3E607A2D" w:rsidR="0039093E" w:rsidRDefault="0039093E" w:rsidP="002B0A03">
      <w:pPr>
        <w:pStyle w:val="NormalWeb"/>
        <w:spacing w:after="0" w:afterAutospacing="0"/>
        <w:rPr>
          <w:rFonts w:ascii="Times New Roman" w:hAnsi="Times New Roman" w:cs="Times New Roman"/>
          <w:b/>
          <w:bCs/>
          <w:iCs/>
        </w:rPr>
      </w:pPr>
      <w:r>
        <w:rPr>
          <w:rFonts w:ascii="Times New Roman" w:hAnsi="Times New Roman" w:cs="Times New Roman"/>
          <w:b/>
          <w:bCs/>
          <w:iCs/>
        </w:rPr>
        <w:br/>
      </w:r>
    </w:p>
    <w:sdt>
      <w:sdtPr>
        <w:rPr>
          <w:rFonts w:ascii="Times New Roman" w:eastAsiaTheme="minorEastAsia" w:hAnsi="Times New Roman" w:cs="Times New Roman"/>
          <w:b/>
          <w:bCs/>
          <w:iCs/>
          <w:sz w:val="22"/>
          <w:szCs w:val="22"/>
          <w:lang w:eastAsia="en-US"/>
        </w:rPr>
        <w:tag w:val="rw.bWnCOutputStyleIdiblio"/>
        <w:id w:val="-1898034770"/>
        <w:placeholder>
          <w:docPart w:val="8491C5034E074F19A122C3CCF678D0B2"/>
        </w:placeholder>
      </w:sdtPr>
      <w:sdtEndPr/>
      <w:sdtContent>
        <w:p w14:paraId="52012CA7" w14:textId="77777777" w:rsidR="000C01F3" w:rsidRDefault="000C01F3">
          <w:pPr>
            <w:pStyle w:val="NormalWeb"/>
            <w:rPr>
              <w:ins w:id="176" w:author="Yuanyuan Zeng" w:date="2026-02-10T12:45:00Z" w16du:dateUtc="2026-02-10T11:45:00Z"/>
              <w:rFonts w:ascii="Times New Roman" w:hAnsi="Times New Roman" w:cs="Times New Roman"/>
              <w:color w:val="000000"/>
              <w:sz w:val="22"/>
              <w:szCs w:val="22"/>
            </w:rPr>
          </w:pPr>
          <w:ins w:id="177" w:author="Yuanyuan Zeng" w:date="2026-02-10T12:45:00Z" w16du:dateUtc="2026-02-10T11:45:00Z">
            <w:r>
              <w:rPr>
                <w:rFonts w:ascii="Times New Roman" w:hAnsi="Times New Roman" w:cs="Times New Roman"/>
                <w:color w:val="000000"/>
                <w:sz w:val="22"/>
                <w:szCs w:val="22"/>
              </w:rPr>
              <w:t>AGIUS, T., EMSLEY, R., LYON, A., MACARTHUR, M.R., KIESWORO, K., FAIVRE, A., STAVART, L., LAMBELET, M., LEGOUIS, D., DE SEIGNEUX, S., GOLSHAYAN, D., LAZEYRAS, F., YEH, H., MARKMANN, J.F., UYGUN, K., OCAMPO, A., MITCHELL, S.J., ALLAGNAT, F., DÉGLISE, S. and LONGCHAMP, A., 2024. Short-term hypercaloric carbohydrate loading increases surgical stress resilience by inducing FGF21</w:t>
            </w:r>
            <w:r>
              <w:rPr>
                <w:rFonts w:ascii="Times New Roman" w:hAnsi="Times New Roman" w:cs="Times New Roman"/>
                <w:i/>
                <w:iCs/>
                <w:color w:val="000000"/>
                <w:sz w:val="22"/>
                <w:szCs w:val="22"/>
              </w:rPr>
              <w:t>. Nature Communications</w:t>
            </w:r>
            <w:r>
              <w:rPr>
                <w:rFonts w:ascii="Times New Roman" w:hAnsi="Times New Roman" w:cs="Times New Roman"/>
                <w:color w:val="000000"/>
                <w:sz w:val="22"/>
                <w:szCs w:val="22"/>
              </w:rPr>
              <w:t xml:space="preserve">, -02-05, vol. 15, no. 1 [viewed Jan 27, 2026], pp. 1073. Available from: </w:t>
            </w:r>
            <w:r>
              <w:rPr>
                <w:rFonts w:ascii="Times New Roman" w:hAnsi="Times New Roman" w:cs="Times New Roman"/>
                <w:color w:val="000000"/>
                <w:sz w:val="22"/>
                <w:szCs w:val="22"/>
              </w:rPr>
              <w:fldChar w:fldCharType="begin"/>
            </w:r>
            <w:r>
              <w:rPr>
                <w:rFonts w:ascii="Times New Roman" w:hAnsi="Times New Roman" w:cs="Times New Roman"/>
                <w:color w:val="000000"/>
                <w:sz w:val="22"/>
                <w:szCs w:val="22"/>
              </w:rPr>
              <w:instrText>HYPERLINK "https://pubmed.ncbi.nlm.nih.gov/38316771/" \t "_blank"</w:instrText>
            </w:r>
            <w:r>
              <w:rPr>
                <w:rFonts w:ascii="Times New Roman" w:hAnsi="Times New Roman" w:cs="Times New Roman"/>
                <w:color w:val="000000"/>
                <w:sz w:val="22"/>
                <w:szCs w:val="22"/>
              </w:rPr>
            </w:r>
            <w:r>
              <w:rPr>
                <w:rFonts w:ascii="Times New Roman" w:hAnsi="Times New Roman" w:cs="Times New Roman"/>
                <w:color w:val="000000"/>
                <w:sz w:val="22"/>
                <w:szCs w:val="22"/>
              </w:rPr>
              <w:fldChar w:fldCharType="separate"/>
            </w:r>
            <w:r>
              <w:rPr>
                <w:rStyle w:val="Hyperlink"/>
                <w:rFonts w:ascii="Times New Roman" w:hAnsi="Times New Roman" w:cs="Times New Roman"/>
                <w:sz w:val="22"/>
                <w:szCs w:val="22"/>
              </w:rPr>
              <w:t>https://pubmed.ncbi.nlm.nih.gov/38316771/</w:t>
            </w:r>
            <w:r>
              <w:rPr>
                <w:rFonts w:ascii="Times New Roman" w:hAnsi="Times New Roman" w:cs="Times New Roman"/>
                <w:color w:val="000000"/>
                <w:sz w:val="22"/>
                <w:szCs w:val="22"/>
              </w:rPr>
              <w:fldChar w:fldCharType="end"/>
            </w:r>
            <w:r>
              <w:rPr>
                <w:rFonts w:ascii="Times New Roman" w:hAnsi="Times New Roman" w:cs="Times New Roman"/>
                <w:color w:val="000000"/>
                <w:sz w:val="22"/>
                <w:szCs w:val="22"/>
              </w:rPr>
              <w:t xml:space="preserve"> ISSN 2041-1723. DOI 10.1038/s41467-024-44866-3.</w:t>
            </w:r>
          </w:ins>
        </w:p>
        <w:p w14:paraId="121AED38" w14:textId="77777777" w:rsidR="000C01F3" w:rsidRDefault="000C01F3">
          <w:pPr>
            <w:pStyle w:val="NormalWeb"/>
            <w:rPr>
              <w:ins w:id="178" w:author="Yuanyuan Zeng" w:date="2026-02-10T12:45:00Z" w16du:dateUtc="2026-02-10T11:45:00Z"/>
              <w:rFonts w:ascii="Times New Roman" w:hAnsi="Times New Roman" w:cs="Times New Roman"/>
              <w:color w:val="000000"/>
              <w:sz w:val="22"/>
              <w:szCs w:val="22"/>
            </w:rPr>
          </w:pPr>
          <w:ins w:id="179" w:author="Yuanyuan Zeng" w:date="2026-02-10T12:45:00Z" w16du:dateUtc="2026-02-10T11:45:00Z">
            <w:r>
              <w:rPr>
                <w:rFonts w:ascii="Times New Roman" w:hAnsi="Times New Roman" w:cs="Times New Roman"/>
                <w:color w:val="000000"/>
                <w:sz w:val="22"/>
                <w:szCs w:val="22"/>
              </w:rPr>
              <w:t xml:space="preserve">ARNOLD, S.E., ARVANITAKIS, Z., MACAULEY-RAMBACH, S.L., KOENIG, A.M., WANG, H., AHIMA, R.S., CRAFT, S., GANDY, S., BUETTNER, C., STOECKEL, L.E., </w:t>
            </w:r>
            <w:r>
              <w:rPr>
                <w:rFonts w:ascii="Times New Roman" w:hAnsi="Times New Roman" w:cs="Times New Roman"/>
                <w:color w:val="000000"/>
                <w:sz w:val="22"/>
                <w:szCs w:val="22"/>
              </w:rPr>
              <w:lastRenderedPageBreak/>
              <w:t>HOLTZMAN, D.M. and NATHAN, D.M., 2018a. Brain insulin resistance in type 2 diabetes and Alzheimer disease: concepts and conundrums</w:t>
            </w:r>
            <w:r>
              <w:rPr>
                <w:rFonts w:ascii="Times New Roman" w:hAnsi="Times New Roman" w:cs="Times New Roman"/>
                <w:i/>
                <w:iCs/>
                <w:color w:val="000000"/>
                <w:sz w:val="22"/>
                <w:szCs w:val="22"/>
              </w:rPr>
              <w:t>. Nature Reviews. Neurology</w:t>
            </w:r>
            <w:r>
              <w:rPr>
                <w:rFonts w:ascii="Times New Roman" w:hAnsi="Times New Roman" w:cs="Times New Roman"/>
                <w:color w:val="000000"/>
                <w:sz w:val="22"/>
                <w:szCs w:val="22"/>
              </w:rPr>
              <w:t xml:space="preserve">, -03, vol. 14, no. 3 [viewed Jan 27, 2026], pp. 168–181. Available from: </w:t>
            </w:r>
            <w:r>
              <w:rPr>
                <w:rFonts w:ascii="Times New Roman" w:hAnsi="Times New Roman" w:cs="Times New Roman"/>
                <w:color w:val="000000"/>
                <w:sz w:val="22"/>
                <w:szCs w:val="22"/>
              </w:rPr>
              <w:fldChar w:fldCharType="begin"/>
            </w:r>
            <w:r>
              <w:rPr>
                <w:rFonts w:ascii="Times New Roman" w:hAnsi="Times New Roman" w:cs="Times New Roman"/>
                <w:color w:val="000000"/>
                <w:sz w:val="22"/>
                <w:szCs w:val="22"/>
              </w:rPr>
              <w:instrText>HYPERLINK "https://pubmed.ncbi.nlm.nih.gov/29377010/" \t "_blank"</w:instrText>
            </w:r>
            <w:r>
              <w:rPr>
                <w:rFonts w:ascii="Times New Roman" w:hAnsi="Times New Roman" w:cs="Times New Roman"/>
                <w:color w:val="000000"/>
                <w:sz w:val="22"/>
                <w:szCs w:val="22"/>
              </w:rPr>
            </w:r>
            <w:r>
              <w:rPr>
                <w:rFonts w:ascii="Times New Roman" w:hAnsi="Times New Roman" w:cs="Times New Roman"/>
                <w:color w:val="000000"/>
                <w:sz w:val="22"/>
                <w:szCs w:val="22"/>
              </w:rPr>
              <w:fldChar w:fldCharType="separate"/>
            </w:r>
            <w:r>
              <w:rPr>
                <w:rStyle w:val="Hyperlink"/>
                <w:rFonts w:ascii="Times New Roman" w:hAnsi="Times New Roman" w:cs="Times New Roman"/>
                <w:sz w:val="22"/>
                <w:szCs w:val="22"/>
              </w:rPr>
              <w:t>https://pubmed.ncbi.nlm.nih.gov/29377010/</w:t>
            </w:r>
            <w:r>
              <w:rPr>
                <w:rFonts w:ascii="Times New Roman" w:hAnsi="Times New Roman" w:cs="Times New Roman"/>
                <w:color w:val="000000"/>
                <w:sz w:val="22"/>
                <w:szCs w:val="22"/>
              </w:rPr>
              <w:fldChar w:fldCharType="end"/>
            </w:r>
            <w:r>
              <w:rPr>
                <w:rFonts w:ascii="Times New Roman" w:hAnsi="Times New Roman" w:cs="Times New Roman"/>
                <w:color w:val="000000"/>
                <w:sz w:val="22"/>
                <w:szCs w:val="22"/>
              </w:rPr>
              <w:t xml:space="preserve"> ISSN 1759-4766. DOI 10.1038/nrneurol.2017.185.</w:t>
            </w:r>
          </w:ins>
        </w:p>
        <w:p w14:paraId="2E0B3C0F" w14:textId="77777777" w:rsidR="000C01F3" w:rsidRDefault="000C01F3">
          <w:pPr>
            <w:pStyle w:val="NormalWeb"/>
            <w:rPr>
              <w:ins w:id="180" w:author="Yuanyuan Zeng" w:date="2026-02-10T12:45:00Z" w16du:dateUtc="2026-02-10T11:45:00Z"/>
              <w:rFonts w:ascii="Times New Roman" w:hAnsi="Times New Roman" w:cs="Times New Roman"/>
              <w:color w:val="000000"/>
              <w:sz w:val="22"/>
              <w:szCs w:val="22"/>
            </w:rPr>
          </w:pPr>
          <w:ins w:id="181" w:author="Yuanyuan Zeng" w:date="2026-02-10T12:45:00Z" w16du:dateUtc="2026-02-10T11:45:00Z">
            <w:r>
              <w:rPr>
                <w:rFonts w:ascii="Times New Roman" w:hAnsi="Times New Roman" w:cs="Times New Roman"/>
                <w:color w:val="000000"/>
                <w:sz w:val="22"/>
                <w:szCs w:val="22"/>
              </w:rPr>
              <w:t>ARNOLD, S.E., ARVANITAKIS, Z., MACAULEY-RAMBACH, S.L., KOENIG, A.M., WANG, H., AHIMA, R.S., CRAFT, S., GANDY, S., BUETTNER, C., STOECKEL, L.E., HOLTZMAN, D.M. and NATHAN, D.M., 2018b. Brain insulin resistance in type 2 diabetes and Alzheimer disease: concepts and conundrums</w:t>
            </w:r>
            <w:r>
              <w:rPr>
                <w:rFonts w:ascii="Times New Roman" w:hAnsi="Times New Roman" w:cs="Times New Roman"/>
                <w:i/>
                <w:iCs/>
                <w:color w:val="000000"/>
                <w:sz w:val="22"/>
                <w:szCs w:val="22"/>
              </w:rPr>
              <w:t>. Nature Reviews. Neurology</w:t>
            </w:r>
            <w:r>
              <w:rPr>
                <w:rFonts w:ascii="Times New Roman" w:hAnsi="Times New Roman" w:cs="Times New Roman"/>
                <w:color w:val="000000"/>
                <w:sz w:val="22"/>
                <w:szCs w:val="22"/>
              </w:rPr>
              <w:t xml:space="preserve">, -03, vol. 14, no. 3 [viewed Jan 27, 2026], pp. 168–181. Available from: </w:t>
            </w:r>
            <w:r>
              <w:rPr>
                <w:rFonts w:ascii="Times New Roman" w:hAnsi="Times New Roman" w:cs="Times New Roman"/>
                <w:color w:val="000000"/>
                <w:sz w:val="22"/>
                <w:szCs w:val="22"/>
              </w:rPr>
              <w:fldChar w:fldCharType="begin"/>
            </w:r>
            <w:r>
              <w:rPr>
                <w:rFonts w:ascii="Times New Roman" w:hAnsi="Times New Roman" w:cs="Times New Roman"/>
                <w:color w:val="000000"/>
                <w:sz w:val="22"/>
                <w:szCs w:val="22"/>
              </w:rPr>
              <w:instrText>HYPERLINK "https://pubmed.ncbi.nlm.nih.gov/29377010/" \t "_blank"</w:instrText>
            </w:r>
            <w:r>
              <w:rPr>
                <w:rFonts w:ascii="Times New Roman" w:hAnsi="Times New Roman" w:cs="Times New Roman"/>
                <w:color w:val="000000"/>
                <w:sz w:val="22"/>
                <w:szCs w:val="22"/>
              </w:rPr>
            </w:r>
            <w:r>
              <w:rPr>
                <w:rFonts w:ascii="Times New Roman" w:hAnsi="Times New Roman" w:cs="Times New Roman"/>
                <w:color w:val="000000"/>
                <w:sz w:val="22"/>
                <w:szCs w:val="22"/>
              </w:rPr>
              <w:fldChar w:fldCharType="separate"/>
            </w:r>
            <w:r>
              <w:rPr>
                <w:rStyle w:val="Hyperlink"/>
                <w:rFonts w:ascii="Times New Roman" w:hAnsi="Times New Roman" w:cs="Times New Roman"/>
                <w:sz w:val="22"/>
                <w:szCs w:val="22"/>
              </w:rPr>
              <w:t>https://pubmed.ncbi.nlm.nih.gov/29377010/</w:t>
            </w:r>
            <w:r>
              <w:rPr>
                <w:rFonts w:ascii="Times New Roman" w:hAnsi="Times New Roman" w:cs="Times New Roman"/>
                <w:color w:val="000000"/>
                <w:sz w:val="22"/>
                <w:szCs w:val="22"/>
              </w:rPr>
              <w:fldChar w:fldCharType="end"/>
            </w:r>
            <w:r>
              <w:rPr>
                <w:rFonts w:ascii="Times New Roman" w:hAnsi="Times New Roman" w:cs="Times New Roman"/>
                <w:color w:val="000000"/>
                <w:sz w:val="22"/>
                <w:szCs w:val="22"/>
              </w:rPr>
              <w:t xml:space="preserve"> ISSN 1759-4766. DOI 10.1038/nrneurol.2017.185.</w:t>
            </w:r>
          </w:ins>
        </w:p>
        <w:p w14:paraId="000BE691" w14:textId="77777777" w:rsidR="000C01F3" w:rsidRDefault="000C01F3">
          <w:pPr>
            <w:pStyle w:val="NormalWeb"/>
            <w:rPr>
              <w:ins w:id="182" w:author="Yuanyuan Zeng" w:date="2026-02-10T12:45:00Z" w16du:dateUtc="2026-02-10T11:45:00Z"/>
              <w:rFonts w:ascii="Times New Roman" w:hAnsi="Times New Roman" w:cs="Times New Roman"/>
              <w:color w:val="000000"/>
              <w:sz w:val="22"/>
              <w:szCs w:val="22"/>
            </w:rPr>
          </w:pPr>
          <w:ins w:id="183" w:author="Yuanyuan Zeng" w:date="2026-02-10T12:45:00Z" w16du:dateUtc="2026-02-10T11:45:00Z">
            <w:r>
              <w:rPr>
                <w:rFonts w:ascii="Times New Roman" w:hAnsi="Times New Roman" w:cs="Times New Roman"/>
                <w:color w:val="000000"/>
                <w:sz w:val="22"/>
                <w:szCs w:val="22"/>
              </w:rPr>
              <w:t>BAI, L., LIU, B., JI, C., ZHAO, S., LIU, S., WANG, R., WANG, W., YAO, P., LI, X., FU, X., YU, H., LIU, M., HAN, F., GUAN, N., LIU, H., LIU, D., TAO, Y., WANG, Z., YAN, S., FLORANT, G., BUTCHER, M.T., ZHANG, J., ZHENG, H., FAN, J. and LIU, E., 2019. Hypoxic and Cold Adaptation Insights from the Himalayan Marmot Genome</w:t>
            </w:r>
            <w:r>
              <w:rPr>
                <w:rFonts w:ascii="Times New Roman" w:hAnsi="Times New Roman" w:cs="Times New Roman"/>
                <w:i/>
                <w:iCs/>
                <w:color w:val="000000"/>
                <w:sz w:val="22"/>
                <w:szCs w:val="22"/>
              </w:rPr>
              <w:t>. iScience</w:t>
            </w:r>
            <w:r>
              <w:rPr>
                <w:rFonts w:ascii="Times New Roman" w:hAnsi="Times New Roman" w:cs="Times New Roman"/>
                <w:color w:val="000000"/>
                <w:sz w:val="22"/>
                <w:szCs w:val="22"/>
              </w:rPr>
              <w:t xml:space="preserve">, January 25, vol. 11 [viewed Jan 7, 2026], pp. 519–530. Available from: </w:t>
            </w:r>
            <w:r>
              <w:rPr>
                <w:rFonts w:ascii="Times New Roman" w:hAnsi="Times New Roman" w:cs="Times New Roman"/>
                <w:color w:val="000000"/>
                <w:sz w:val="22"/>
                <w:szCs w:val="22"/>
              </w:rPr>
              <w:fldChar w:fldCharType="begin"/>
            </w:r>
            <w:r>
              <w:rPr>
                <w:rFonts w:ascii="Times New Roman" w:hAnsi="Times New Roman" w:cs="Times New Roman"/>
                <w:color w:val="000000"/>
                <w:sz w:val="22"/>
                <w:szCs w:val="22"/>
              </w:rPr>
              <w:instrText>HYPERLINK "https://www.sciencedirect.com/science/article/pii/S2589004218302244" \t "_blank"</w:instrText>
            </w:r>
            <w:r>
              <w:rPr>
                <w:rFonts w:ascii="Times New Roman" w:hAnsi="Times New Roman" w:cs="Times New Roman"/>
                <w:color w:val="000000"/>
                <w:sz w:val="22"/>
                <w:szCs w:val="22"/>
              </w:rPr>
            </w:r>
            <w:r>
              <w:rPr>
                <w:rFonts w:ascii="Times New Roman" w:hAnsi="Times New Roman" w:cs="Times New Roman"/>
                <w:color w:val="000000"/>
                <w:sz w:val="22"/>
                <w:szCs w:val="22"/>
              </w:rPr>
              <w:fldChar w:fldCharType="separate"/>
            </w:r>
            <w:r>
              <w:rPr>
                <w:rStyle w:val="Hyperlink"/>
                <w:rFonts w:ascii="Times New Roman" w:hAnsi="Times New Roman" w:cs="Times New Roman"/>
                <w:sz w:val="22"/>
                <w:szCs w:val="22"/>
              </w:rPr>
              <w:t>https://www.sciencedirect.com/science/article/pii/S2589004218302244</w:t>
            </w:r>
            <w:r>
              <w:rPr>
                <w:rFonts w:ascii="Times New Roman" w:hAnsi="Times New Roman" w:cs="Times New Roman"/>
                <w:color w:val="000000"/>
                <w:sz w:val="22"/>
                <w:szCs w:val="22"/>
              </w:rPr>
              <w:fldChar w:fldCharType="end"/>
            </w:r>
            <w:r>
              <w:rPr>
                <w:rFonts w:ascii="Times New Roman" w:hAnsi="Times New Roman" w:cs="Times New Roman"/>
                <w:color w:val="000000"/>
                <w:sz w:val="22"/>
                <w:szCs w:val="22"/>
              </w:rPr>
              <w:t xml:space="preserve"> ISSN 2589-0042. DOI 10.1016/j.isci.2018.11.034.</w:t>
            </w:r>
          </w:ins>
        </w:p>
        <w:p w14:paraId="6398F75B" w14:textId="77777777" w:rsidR="000C01F3" w:rsidRDefault="000C01F3">
          <w:pPr>
            <w:pStyle w:val="NormalWeb"/>
            <w:rPr>
              <w:ins w:id="184" w:author="Yuanyuan Zeng" w:date="2026-02-10T12:45:00Z" w16du:dateUtc="2026-02-10T11:45:00Z"/>
              <w:rFonts w:ascii="Times New Roman" w:hAnsi="Times New Roman" w:cs="Times New Roman"/>
              <w:color w:val="000000"/>
              <w:sz w:val="22"/>
              <w:szCs w:val="22"/>
            </w:rPr>
          </w:pPr>
          <w:ins w:id="185" w:author="Yuanyuan Zeng" w:date="2026-02-10T12:45:00Z" w16du:dateUtc="2026-02-10T11:45:00Z">
            <w:r>
              <w:rPr>
                <w:rFonts w:ascii="Times New Roman" w:hAnsi="Times New Roman" w:cs="Times New Roman"/>
                <w:color w:val="000000"/>
                <w:sz w:val="22"/>
                <w:szCs w:val="22"/>
              </w:rPr>
              <w:t>BAK, L.K., WALLS, A.B., SCHOUSBOE, A. and WAAGEPETERSEN, H.S., 2018. Astrocytic glycogen metabolism in the healthy and diseased brain</w:t>
            </w:r>
            <w:r>
              <w:rPr>
                <w:rFonts w:ascii="Times New Roman" w:hAnsi="Times New Roman" w:cs="Times New Roman"/>
                <w:i/>
                <w:iCs/>
                <w:color w:val="000000"/>
                <w:sz w:val="22"/>
                <w:szCs w:val="22"/>
              </w:rPr>
              <w:t>. Journal of Biological Chemistry</w:t>
            </w:r>
            <w:r>
              <w:rPr>
                <w:rFonts w:ascii="Times New Roman" w:hAnsi="Times New Roman" w:cs="Times New Roman"/>
                <w:color w:val="000000"/>
                <w:sz w:val="22"/>
                <w:szCs w:val="22"/>
              </w:rPr>
              <w:t>, vol. 293, no. 19, pp. 7108–7116.</w:t>
            </w:r>
          </w:ins>
        </w:p>
        <w:p w14:paraId="7E563E1D" w14:textId="77777777" w:rsidR="000C01F3" w:rsidRDefault="000C01F3">
          <w:pPr>
            <w:pStyle w:val="NormalWeb"/>
            <w:rPr>
              <w:ins w:id="186" w:author="Yuanyuan Zeng" w:date="2026-02-10T12:45:00Z" w16du:dateUtc="2026-02-10T11:45:00Z"/>
              <w:rFonts w:ascii="Times New Roman" w:hAnsi="Times New Roman" w:cs="Times New Roman"/>
              <w:color w:val="000000"/>
              <w:sz w:val="22"/>
              <w:szCs w:val="22"/>
            </w:rPr>
          </w:pPr>
          <w:ins w:id="187" w:author="Yuanyuan Zeng" w:date="2026-02-10T12:45:00Z" w16du:dateUtc="2026-02-10T11:45:00Z">
            <w:r>
              <w:rPr>
                <w:rFonts w:ascii="Times New Roman" w:hAnsi="Times New Roman" w:cs="Times New Roman"/>
                <w:color w:val="000000"/>
                <w:sz w:val="22"/>
                <w:szCs w:val="22"/>
              </w:rPr>
              <w:t>BANKS, W.A., 2012. Brain Meets Body: The Blood-Brain Barrier as an Endocrine Interface</w:t>
            </w:r>
            <w:r>
              <w:rPr>
                <w:rFonts w:ascii="Times New Roman" w:hAnsi="Times New Roman" w:cs="Times New Roman"/>
                <w:i/>
                <w:iCs/>
                <w:color w:val="000000"/>
                <w:sz w:val="22"/>
                <w:szCs w:val="22"/>
              </w:rPr>
              <w:t>. Endocrinology</w:t>
            </w:r>
            <w:r>
              <w:rPr>
                <w:rFonts w:ascii="Times New Roman" w:hAnsi="Times New Roman" w:cs="Times New Roman"/>
                <w:color w:val="000000"/>
                <w:sz w:val="22"/>
                <w:szCs w:val="22"/>
              </w:rPr>
              <w:t xml:space="preserve">, -9, vol. 153, no. 9 [viewed Jan 27, 2026], pp. 4111–4119. Available from: </w:t>
            </w:r>
            <w:r>
              <w:rPr>
                <w:rFonts w:ascii="Times New Roman" w:hAnsi="Times New Roman" w:cs="Times New Roman"/>
                <w:color w:val="000000"/>
                <w:sz w:val="22"/>
                <w:szCs w:val="22"/>
              </w:rPr>
              <w:fldChar w:fldCharType="begin"/>
            </w:r>
            <w:r>
              <w:rPr>
                <w:rFonts w:ascii="Times New Roman" w:hAnsi="Times New Roman" w:cs="Times New Roman"/>
                <w:color w:val="000000"/>
                <w:sz w:val="22"/>
                <w:szCs w:val="22"/>
              </w:rPr>
              <w:instrText>HYPERLINK "https://pmc.ncbi.nlm.nih.gov/articles/PMC3423627/" \t "_blank"</w:instrText>
            </w:r>
            <w:r>
              <w:rPr>
                <w:rFonts w:ascii="Times New Roman" w:hAnsi="Times New Roman" w:cs="Times New Roman"/>
                <w:color w:val="000000"/>
                <w:sz w:val="22"/>
                <w:szCs w:val="22"/>
              </w:rPr>
            </w:r>
            <w:r>
              <w:rPr>
                <w:rFonts w:ascii="Times New Roman" w:hAnsi="Times New Roman" w:cs="Times New Roman"/>
                <w:color w:val="000000"/>
                <w:sz w:val="22"/>
                <w:szCs w:val="22"/>
              </w:rPr>
              <w:fldChar w:fldCharType="separate"/>
            </w:r>
            <w:r>
              <w:rPr>
                <w:rStyle w:val="Hyperlink"/>
                <w:rFonts w:ascii="Times New Roman" w:hAnsi="Times New Roman" w:cs="Times New Roman"/>
                <w:sz w:val="22"/>
                <w:szCs w:val="22"/>
              </w:rPr>
              <w:t>https://pmc.ncbi.nlm.nih.gov/articles/PMC3423627/</w:t>
            </w:r>
            <w:r>
              <w:rPr>
                <w:rFonts w:ascii="Times New Roman" w:hAnsi="Times New Roman" w:cs="Times New Roman"/>
                <w:color w:val="000000"/>
                <w:sz w:val="22"/>
                <w:szCs w:val="22"/>
              </w:rPr>
              <w:fldChar w:fldCharType="end"/>
            </w:r>
            <w:r>
              <w:rPr>
                <w:rFonts w:ascii="Times New Roman" w:hAnsi="Times New Roman" w:cs="Times New Roman"/>
                <w:color w:val="000000"/>
                <w:sz w:val="22"/>
                <w:szCs w:val="22"/>
              </w:rPr>
              <w:t xml:space="preserve"> ISSN 0013-7227. DOI 10.1210/en.2012-1435.</w:t>
            </w:r>
          </w:ins>
        </w:p>
        <w:p w14:paraId="4D99E721" w14:textId="77777777" w:rsidR="000C01F3" w:rsidRDefault="000C01F3">
          <w:pPr>
            <w:pStyle w:val="NormalWeb"/>
            <w:rPr>
              <w:ins w:id="188" w:author="Yuanyuan Zeng" w:date="2026-02-10T12:45:00Z" w16du:dateUtc="2026-02-10T11:45:00Z"/>
              <w:rFonts w:ascii="Times New Roman" w:hAnsi="Times New Roman" w:cs="Times New Roman"/>
              <w:color w:val="000000"/>
              <w:sz w:val="22"/>
              <w:szCs w:val="22"/>
            </w:rPr>
          </w:pPr>
          <w:ins w:id="189" w:author="Yuanyuan Zeng" w:date="2026-02-10T12:45:00Z" w16du:dateUtc="2026-02-10T11:45:00Z">
            <w:r>
              <w:rPr>
                <w:rFonts w:ascii="Times New Roman" w:hAnsi="Times New Roman" w:cs="Times New Roman"/>
                <w:color w:val="000000"/>
                <w:sz w:val="22"/>
                <w:szCs w:val="22"/>
              </w:rPr>
              <w:t>BIELAK, T. and PUCEK, Z., 1959. Seasonal changes in the brain weight of the common shrew (Sorex araneus araneus Linnaeus, 1758); Sezonowa zmienność wagi mózgu u Sorex araneus araneus Linnaeus, 1758</w:t>
            </w:r>
            <w:r>
              <w:rPr>
                <w:rFonts w:ascii="Times New Roman" w:hAnsi="Times New Roman" w:cs="Times New Roman"/>
                <w:i/>
                <w:iCs/>
                <w:color w:val="000000"/>
                <w:sz w:val="22"/>
                <w:szCs w:val="22"/>
              </w:rPr>
              <w:t>. Acta Theriologica</w:t>
            </w:r>
            <w:r>
              <w:rPr>
                <w:rFonts w:ascii="Times New Roman" w:hAnsi="Times New Roman" w:cs="Times New Roman"/>
                <w:color w:val="000000"/>
                <w:sz w:val="22"/>
                <w:szCs w:val="22"/>
              </w:rPr>
              <w:t>, vol. 3, no. 13, pp. 297–300.</w:t>
            </w:r>
          </w:ins>
        </w:p>
        <w:p w14:paraId="2444BBED" w14:textId="77777777" w:rsidR="000C01F3" w:rsidRDefault="000C01F3">
          <w:pPr>
            <w:pStyle w:val="NormalWeb"/>
            <w:rPr>
              <w:ins w:id="190" w:author="Yuanyuan Zeng" w:date="2026-02-10T12:45:00Z" w16du:dateUtc="2026-02-10T11:45:00Z"/>
              <w:rFonts w:ascii="Times New Roman" w:hAnsi="Times New Roman" w:cs="Times New Roman"/>
              <w:color w:val="000000"/>
              <w:sz w:val="22"/>
              <w:szCs w:val="22"/>
            </w:rPr>
          </w:pPr>
          <w:ins w:id="191" w:author="Yuanyuan Zeng" w:date="2026-02-10T12:45:00Z" w16du:dateUtc="2026-02-10T11:45:00Z">
            <w:r>
              <w:rPr>
                <w:rFonts w:ascii="Times New Roman" w:hAnsi="Times New Roman" w:cs="Times New Roman"/>
                <w:color w:val="000000"/>
                <w:sz w:val="22"/>
                <w:szCs w:val="22"/>
              </w:rPr>
              <w:t>BOUZIER‐SORE, A., VOISIN, P., BOUCHAUD, V., BEZANCON, E., FRANCONI, J. and PELLERIN, L., 2006. Competition between glucose and lactate as oxidative energy substrates in both neurons and astrocytes: a comparative NMR study</w:t>
            </w:r>
            <w:r>
              <w:rPr>
                <w:rFonts w:ascii="Times New Roman" w:hAnsi="Times New Roman" w:cs="Times New Roman"/>
                <w:i/>
                <w:iCs/>
                <w:color w:val="000000"/>
                <w:sz w:val="22"/>
                <w:szCs w:val="22"/>
              </w:rPr>
              <w:t>. European Journal of Neuroscience</w:t>
            </w:r>
            <w:r>
              <w:rPr>
                <w:rFonts w:ascii="Times New Roman" w:hAnsi="Times New Roman" w:cs="Times New Roman"/>
                <w:color w:val="000000"/>
                <w:sz w:val="22"/>
                <w:szCs w:val="22"/>
              </w:rPr>
              <w:t>, vol. 24, no. 6, pp. 1687–1694.</w:t>
            </w:r>
          </w:ins>
        </w:p>
        <w:p w14:paraId="7BEA2BE4" w14:textId="77777777" w:rsidR="000C01F3" w:rsidRDefault="000C01F3">
          <w:pPr>
            <w:pStyle w:val="NormalWeb"/>
            <w:rPr>
              <w:ins w:id="192" w:author="Yuanyuan Zeng" w:date="2026-02-10T12:45:00Z" w16du:dateUtc="2026-02-10T11:45:00Z"/>
              <w:rFonts w:ascii="Times New Roman" w:hAnsi="Times New Roman" w:cs="Times New Roman"/>
              <w:color w:val="000000"/>
              <w:sz w:val="22"/>
              <w:szCs w:val="22"/>
            </w:rPr>
          </w:pPr>
          <w:ins w:id="193" w:author="Yuanyuan Zeng" w:date="2026-02-10T12:45:00Z" w16du:dateUtc="2026-02-10T11:45:00Z">
            <w:r>
              <w:rPr>
                <w:rFonts w:ascii="Times New Roman" w:hAnsi="Times New Roman" w:cs="Times New Roman"/>
                <w:color w:val="000000"/>
                <w:sz w:val="22"/>
                <w:szCs w:val="22"/>
              </w:rPr>
              <w:t>CAMANDOLA, S. and MATTSON, M.P., 2017a. Brain metabolism in health, aging, and neurodegeneration</w:t>
            </w:r>
            <w:r>
              <w:rPr>
                <w:rFonts w:ascii="Times New Roman" w:hAnsi="Times New Roman" w:cs="Times New Roman"/>
                <w:i/>
                <w:iCs/>
                <w:color w:val="000000"/>
                <w:sz w:val="22"/>
                <w:szCs w:val="22"/>
              </w:rPr>
              <w:t>. The EMBO Journal</w:t>
            </w:r>
            <w:r>
              <w:rPr>
                <w:rFonts w:ascii="Times New Roman" w:hAnsi="Times New Roman" w:cs="Times New Roman"/>
                <w:color w:val="000000"/>
                <w:sz w:val="22"/>
                <w:szCs w:val="22"/>
              </w:rPr>
              <w:t xml:space="preserve">, -06-01, vol. 36, no. 11 [viewed Jan 26, 2026], pp. 1474–1492. Available from: </w:t>
            </w:r>
            <w:r>
              <w:rPr>
                <w:rFonts w:ascii="Times New Roman" w:hAnsi="Times New Roman" w:cs="Times New Roman"/>
                <w:color w:val="000000"/>
                <w:sz w:val="22"/>
                <w:szCs w:val="22"/>
              </w:rPr>
              <w:fldChar w:fldCharType="begin"/>
            </w:r>
            <w:r>
              <w:rPr>
                <w:rFonts w:ascii="Times New Roman" w:hAnsi="Times New Roman" w:cs="Times New Roman"/>
                <w:color w:val="000000"/>
                <w:sz w:val="22"/>
                <w:szCs w:val="22"/>
              </w:rPr>
              <w:instrText>HYPERLINK "https://pubmed.ncbi.nlm.nih.gov/28438892/" \t "_blank"</w:instrText>
            </w:r>
            <w:r>
              <w:rPr>
                <w:rFonts w:ascii="Times New Roman" w:hAnsi="Times New Roman" w:cs="Times New Roman"/>
                <w:color w:val="000000"/>
                <w:sz w:val="22"/>
                <w:szCs w:val="22"/>
              </w:rPr>
            </w:r>
            <w:r>
              <w:rPr>
                <w:rFonts w:ascii="Times New Roman" w:hAnsi="Times New Roman" w:cs="Times New Roman"/>
                <w:color w:val="000000"/>
                <w:sz w:val="22"/>
                <w:szCs w:val="22"/>
              </w:rPr>
              <w:fldChar w:fldCharType="separate"/>
            </w:r>
            <w:r>
              <w:rPr>
                <w:rStyle w:val="Hyperlink"/>
                <w:rFonts w:ascii="Times New Roman" w:hAnsi="Times New Roman" w:cs="Times New Roman"/>
                <w:sz w:val="22"/>
                <w:szCs w:val="22"/>
              </w:rPr>
              <w:t>https://pubmed.ncbi.nlm.nih.gov/28438892/</w:t>
            </w:r>
            <w:r>
              <w:rPr>
                <w:rFonts w:ascii="Times New Roman" w:hAnsi="Times New Roman" w:cs="Times New Roman"/>
                <w:color w:val="000000"/>
                <w:sz w:val="22"/>
                <w:szCs w:val="22"/>
              </w:rPr>
              <w:fldChar w:fldCharType="end"/>
            </w:r>
            <w:r>
              <w:rPr>
                <w:rFonts w:ascii="Times New Roman" w:hAnsi="Times New Roman" w:cs="Times New Roman"/>
                <w:color w:val="000000"/>
                <w:sz w:val="22"/>
                <w:szCs w:val="22"/>
              </w:rPr>
              <w:t xml:space="preserve"> ISSN 1460-2075. DOI 10.15252/embj.201695810.</w:t>
            </w:r>
          </w:ins>
        </w:p>
        <w:p w14:paraId="61A2BDE4" w14:textId="77777777" w:rsidR="000C01F3" w:rsidRDefault="000C01F3">
          <w:pPr>
            <w:pStyle w:val="NormalWeb"/>
            <w:rPr>
              <w:ins w:id="194" w:author="Yuanyuan Zeng" w:date="2026-02-10T12:45:00Z" w16du:dateUtc="2026-02-10T11:45:00Z"/>
              <w:rFonts w:ascii="Times New Roman" w:hAnsi="Times New Roman" w:cs="Times New Roman"/>
              <w:color w:val="000000"/>
              <w:sz w:val="22"/>
              <w:szCs w:val="22"/>
            </w:rPr>
          </w:pPr>
          <w:ins w:id="195" w:author="Yuanyuan Zeng" w:date="2026-02-10T12:45:00Z" w16du:dateUtc="2026-02-10T11:45:00Z">
            <w:r>
              <w:rPr>
                <w:rFonts w:ascii="Times New Roman" w:hAnsi="Times New Roman" w:cs="Times New Roman"/>
                <w:color w:val="000000"/>
                <w:sz w:val="22"/>
                <w:szCs w:val="22"/>
              </w:rPr>
              <w:t>CAMANDOLA, S. and MATTSON, M.P., 2017b. Brain metabolism in health, aging, and neurodegeneration</w:t>
            </w:r>
            <w:r>
              <w:rPr>
                <w:rFonts w:ascii="Times New Roman" w:hAnsi="Times New Roman" w:cs="Times New Roman"/>
                <w:i/>
                <w:iCs/>
                <w:color w:val="000000"/>
                <w:sz w:val="22"/>
                <w:szCs w:val="22"/>
              </w:rPr>
              <w:t>. The EMBO Journal</w:t>
            </w:r>
            <w:r>
              <w:rPr>
                <w:rFonts w:ascii="Times New Roman" w:hAnsi="Times New Roman" w:cs="Times New Roman"/>
                <w:color w:val="000000"/>
                <w:sz w:val="22"/>
                <w:szCs w:val="22"/>
              </w:rPr>
              <w:t xml:space="preserve">, -06-01, vol. 36, no. 11 [viewed Jan 27, 2026], </w:t>
            </w:r>
            <w:r>
              <w:rPr>
                <w:rFonts w:ascii="Times New Roman" w:hAnsi="Times New Roman" w:cs="Times New Roman"/>
                <w:color w:val="000000"/>
                <w:sz w:val="22"/>
                <w:szCs w:val="22"/>
              </w:rPr>
              <w:lastRenderedPageBreak/>
              <w:t xml:space="preserve">pp. 1474–1492. Available from: </w:t>
            </w:r>
            <w:r>
              <w:rPr>
                <w:rFonts w:ascii="Times New Roman" w:hAnsi="Times New Roman" w:cs="Times New Roman"/>
                <w:color w:val="000000"/>
                <w:sz w:val="22"/>
                <w:szCs w:val="22"/>
              </w:rPr>
              <w:fldChar w:fldCharType="begin"/>
            </w:r>
            <w:r>
              <w:rPr>
                <w:rFonts w:ascii="Times New Roman" w:hAnsi="Times New Roman" w:cs="Times New Roman"/>
                <w:color w:val="000000"/>
                <w:sz w:val="22"/>
                <w:szCs w:val="22"/>
              </w:rPr>
              <w:instrText>HYPERLINK "https://pubmed.ncbi.nlm.nih.gov/28438892/" \t "_blank"</w:instrText>
            </w:r>
            <w:r>
              <w:rPr>
                <w:rFonts w:ascii="Times New Roman" w:hAnsi="Times New Roman" w:cs="Times New Roman"/>
                <w:color w:val="000000"/>
                <w:sz w:val="22"/>
                <w:szCs w:val="22"/>
              </w:rPr>
            </w:r>
            <w:r>
              <w:rPr>
                <w:rFonts w:ascii="Times New Roman" w:hAnsi="Times New Roman" w:cs="Times New Roman"/>
                <w:color w:val="000000"/>
                <w:sz w:val="22"/>
                <w:szCs w:val="22"/>
              </w:rPr>
              <w:fldChar w:fldCharType="separate"/>
            </w:r>
            <w:r>
              <w:rPr>
                <w:rStyle w:val="Hyperlink"/>
                <w:rFonts w:ascii="Times New Roman" w:hAnsi="Times New Roman" w:cs="Times New Roman"/>
                <w:sz w:val="22"/>
                <w:szCs w:val="22"/>
              </w:rPr>
              <w:t>https://pubmed.ncbi.nlm.nih.gov/28438892/</w:t>
            </w:r>
            <w:r>
              <w:rPr>
                <w:rFonts w:ascii="Times New Roman" w:hAnsi="Times New Roman" w:cs="Times New Roman"/>
                <w:color w:val="000000"/>
                <w:sz w:val="22"/>
                <w:szCs w:val="22"/>
              </w:rPr>
              <w:fldChar w:fldCharType="end"/>
            </w:r>
            <w:r>
              <w:rPr>
                <w:rFonts w:ascii="Times New Roman" w:hAnsi="Times New Roman" w:cs="Times New Roman"/>
                <w:color w:val="000000"/>
                <w:sz w:val="22"/>
                <w:szCs w:val="22"/>
              </w:rPr>
              <w:t xml:space="preserve"> ISSN 1460-2075. DOI 10.15252/embj.201695810.</w:t>
            </w:r>
          </w:ins>
        </w:p>
        <w:p w14:paraId="3B5BBB9B" w14:textId="77777777" w:rsidR="000C01F3" w:rsidRDefault="000C01F3">
          <w:pPr>
            <w:pStyle w:val="NormalWeb"/>
            <w:rPr>
              <w:ins w:id="196" w:author="Yuanyuan Zeng" w:date="2026-02-10T12:45:00Z" w16du:dateUtc="2026-02-10T11:45:00Z"/>
              <w:rFonts w:ascii="Times New Roman" w:hAnsi="Times New Roman" w:cs="Times New Roman"/>
              <w:color w:val="000000"/>
              <w:sz w:val="22"/>
              <w:szCs w:val="22"/>
            </w:rPr>
          </w:pPr>
          <w:ins w:id="197" w:author="Yuanyuan Zeng" w:date="2026-02-10T12:45:00Z" w16du:dateUtc="2026-02-10T11:45:00Z">
            <w:r>
              <w:rPr>
                <w:rFonts w:ascii="Times New Roman" w:hAnsi="Times New Roman" w:cs="Times New Roman"/>
                <w:color w:val="000000"/>
                <w:sz w:val="22"/>
                <w:szCs w:val="22"/>
              </w:rPr>
              <w:t>COSTA-MATTIOLI, M. and WALTER, P., 2020a. The integrated stress response: From mechanism to disease</w:t>
            </w:r>
            <w:r>
              <w:rPr>
                <w:rFonts w:ascii="Times New Roman" w:hAnsi="Times New Roman" w:cs="Times New Roman"/>
                <w:i/>
                <w:iCs/>
                <w:color w:val="000000"/>
                <w:sz w:val="22"/>
                <w:szCs w:val="22"/>
              </w:rPr>
              <w:t>. Science</w:t>
            </w:r>
            <w:r>
              <w:rPr>
                <w:rFonts w:ascii="Times New Roman" w:hAnsi="Times New Roman" w:cs="Times New Roman"/>
                <w:color w:val="000000"/>
                <w:sz w:val="22"/>
                <w:szCs w:val="22"/>
              </w:rPr>
              <w:t xml:space="preserve">, -04-24, vol. 368, no. 6489 [viewed Jan 26, 2026], pp. eaat5314. Available from: </w:t>
            </w:r>
            <w:r>
              <w:rPr>
                <w:rFonts w:ascii="Times New Roman" w:hAnsi="Times New Roman" w:cs="Times New Roman"/>
                <w:color w:val="000000"/>
                <w:sz w:val="22"/>
                <w:szCs w:val="22"/>
              </w:rPr>
              <w:fldChar w:fldCharType="begin"/>
            </w:r>
            <w:r>
              <w:rPr>
                <w:rFonts w:ascii="Times New Roman" w:hAnsi="Times New Roman" w:cs="Times New Roman"/>
                <w:color w:val="000000"/>
                <w:sz w:val="22"/>
                <w:szCs w:val="22"/>
              </w:rPr>
              <w:instrText>HYPERLINK "https://pubmed.ncbi.nlm.nih.gov/32327570/" \t "_blank"</w:instrText>
            </w:r>
            <w:r>
              <w:rPr>
                <w:rFonts w:ascii="Times New Roman" w:hAnsi="Times New Roman" w:cs="Times New Roman"/>
                <w:color w:val="000000"/>
                <w:sz w:val="22"/>
                <w:szCs w:val="22"/>
              </w:rPr>
            </w:r>
            <w:r>
              <w:rPr>
                <w:rFonts w:ascii="Times New Roman" w:hAnsi="Times New Roman" w:cs="Times New Roman"/>
                <w:color w:val="000000"/>
                <w:sz w:val="22"/>
                <w:szCs w:val="22"/>
              </w:rPr>
              <w:fldChar w:fldCharType="separate"/>
            </w:r>
            <w:r>
              <w:rPr>
                <w:rStyle w:val="Hyperlink"/>
                <w:rFonts w:ascii="Times New Roman" w:hAnsi="Times New Roman" w:cs="Times New Roman"/>
                <w:sz w:val="22"/>
                <w:szCs w:val="22"/>
              </w:rPr>
              <w:t>https://pubmed.ncbi.nlm.nih.gov/32327570/</w:t>
            </w:r>
            <w:r>
              <w:rPr>
                <w:rFonts w:ascii="Times New Roman" w:hAnsi="Times New Roman" w:cs="Times New Roman"/>
                <w:color w:val="000000"/>
                <w:sz w:val="22"/>
                <w:szCs w:val="22"/>
              </w:rPr>
              <w:fldChar w:fldCharType="end"/>
            </w:r>
            <w:r>
              <w:rPr>
                <w:rFonts w:ascii="Times New Roman" w:hAnsi="Times New Roman" w:cs="Times New Roman"/>
                <w:color w:val="000000"/>
                <w:sz w:val="22"/>
                <w:szCs w:val="22"/>
              </w:rPr>
              <w:t xml:space="preserve"> ISSN 1095-9203. DOI 10.1126/science.aat5314.</w:t>
            </w:r>
          </w:ins>
        </w:p>
        <w:p w14:paraId="4938F2BD" w14:textId="77777777" w:rsidR="000C01F3" w:rsidRDefault="000C01F3">
          <w:pPr>
            <w:pStyle w:val="NormalWeb"/>
            <w:rPr>
              <w:ins w:id="198" w:author="Yuanyuan Zeng" w:date="2026-02-10T12:45:00Z" w16du:dateUtc="2026-02-10T11:45:00Z"/>
              <w:rFonts w:ascii="Times New Roman" w:hAnsi="Times New Roman" w:cs="Times New Roman"/>
              <w:color w:val="000000"/>
              <w:sz w:val="22"/>
              <w:szCs w:val="22"/>
            </w:rPr>
          </w:pPr>
          <w:ins w:id="199" w:author="Yuanyuan Zeng" w:date="2026-02-10T12:45:00Z" w16du:dateUtc="2026-02-10T11:45:00Z">
            <w:r>
              <w:rPr>
                <w:rFonts w:ascii="Times New Roman" w:hAnsi="Times New Roman" w:cs="Times New Roman"/>
                <w:color w:val="000000"/>
                <w:sz w:val="22"/>
                <w:szCs w:val="22"/>
              </w:rPr>
              <w:t>COSTA-MATTIOLI, M. and WALTER, P., 2020b. The integrated stress response: From mechanism to disease</w:t>
            </w:r>
            <w:r>
              <w:rPr>
                <w:rFonts w:ascii="Times New Roman" w:hAnsi="Times New Roman" w:cs="Times New Roman"/>
                <w:i/>
                <w:iCs/>
                <w:color w:val="000000"/>
                <w:sz w:val="22"/>
                <w:szCs w:val="22"/>
              </w:rPr>
              <w:t>. Science</w:t>
            </w:r>
            <w:r>
              <w:rPr>
                <w:rFonts w:ascii="Times New Roman" w:hAnsi="Times New Roman" w:cs="Times New Roman"/>
                <w:color w:val="000000"/>
                <w:sz w:val="22"/>
                <w:szCs w:val="22"/>
              </w:rPr>
              <w:t xml:space="preserve">, -04-24, vol. 368, no. 6489 [viewed Jan 26, 2026], pp. eaat5314. Available from: </w:t>
            </w:r>
            <w:r>
              <w:rPr>
                <w:rFonts w:ascii="Times New Roman" w:hAnsi="Times New Roman" w:cs="Times New Roman"/>
                <w:color w:val="000000"/>
                <w:sz w:val="22"/>
                <w:szCs w:val="22"/>
              </w:rPr>
              <w:fldChar w:fldCharType="begin"/>
            </w:r>
            <w:r>
              <w:rPr>
                <w:rFonts w:ascii="Times New Roman" w:hAnsi="Times New Roman" w:cs="Times New Roman"/>
                <w:color w:val="000000"/>
                <w:sz w:val="22"/>
                <w:szCs w:val="22"/>
              </w:rPr>
              <w:instrText>HYPERLINK "https://pubmed.ncbi.nlm.nih.gov/32327570/" \t "_blank"</w:instrText>
            </w:r>
            <w:r>
              <w:rPr>
                <w:rFonts w:ascii="Times New Roman" w:hAnsi="Times New Roman" w:cs="Times New Roman"/>
                <w:color w:val="000000"/>
                <w:sz w:val="22"/>
                <w:szCs w:val="22"/>
              </w:rPr>
            </w:r>
            <w:r>
              <w:rPr>
                <w:rFonts w:ascii="Times New Roman" w:hAnsi="Times New Roman" w:cs="Times New Roman"/>
                <w:color w:val="000000"/>
                <w:sz w:val="22"/>
                <w:szCs w:val="22"/>
              </w:rPr>
              <w:fldChar w:fldCharType="separate"/>
            </w:r>
            <w:r>
              <w:rPr>
                <w:rStyle w:val="Hyperlink"/>
                <w:rFonts w:ascii="Times New Roman" w:hAnsi="Times New Roman" w:cs="Times New Roman"/>
                <w:sz w:val="22"/>
                <w:szCs w:val="22"/>
              </w:rPr>
              <w:t>https://pubmed.ncbi.nlm.nih.gov/32327570/</w:t>
            </w:r>
            <w:r>
              <w:rPr>
                <w:rFonts w:ascii="Times New Roman" w:hAnsi="Times New Roman" w:cs="Times New Roman"/>
                <w:color w:val="000000"/>
                <w:sz w:val="22"/>
                <w:szCs w:val="22"/>
              </w:rPr>
              <w:fldChar w:fldCharType="end"/>
            </w:r>
            <w:r>
              <w:rPr>
                <w:rFonts w:ascii="Times New Roman" w:hAnsi="Times New Roman" w:cs="Times New Roman"/>
                <w:color w:val="000000"/>
                <w:sz w:val="22"/>
                <w:szCs w:val="22"/>
              </w:rPr>
              <w:t xml:space="preserve"> ISSN 1095-9203. DOI 10.1126/science.aat5314.</w:t>
            </w:r>
          </w:ins>
        </w:p>
        <w:p w14:paraId="28C516CD" w14:textId="77777777" w:rsidR="000C01F3" w:rsidRDefault="000C01F3">
          <w:pPr>
            <w:pStyle w:val="NormalWeb"/>
            <w:rPr>
              <w:ins w:id="200" w:author="Yuanyuan Zeng" w:date="2026-02-10T12:45:00Z" w16du:dateUtc="2026-02-10T11:45:00Z"/>
              <w:rFonts w:ascii="Times New Roman" w:hAnsi="Times New Roman" w:cs="Times New Roman"/>
              <w:color w:val="000000"/>
              <w:sz w:val="22"/>
              <w:szCs w:val="22"/>
            </w:rPr>
          </w:pPr>
          <w:ins w:id="201" w:author="Yuanyuan Zeng" w:date="2026-02-10T12:45:00Z" w16du:dateUtc="2026-02-10T11:45:00Z">
            <w:r>
              <w:rPr>
                <w:rFonts w:ascii="Times New Roman" w:hAnsi="Times New Roman" w:cs="Times New Roman"/>
                <w:color w:val="000000"/>
                <w:sz w:val="22"/>
                <w:szCs w:val="22"/>
              </w:rPr>
              <w:t>CUNNANE, S.C., TRUSHINA, E., MORLAND, C., PRIGIONE, A., CASADESUS, G., ANDREWS, Z.B., BEAL, M.F., BERGERSEN, L.H., BRINTON, R.D., DE LA MONTE, S., ECKERT, A., HARVEY, J., JEGGO, R., JHAMANDAS, J.H., KANN, O., LA COUR, C.M., MARTIN, W.F., MITHIEUX, G., MOREIRA, P.I., MURPHY, M.P., NAVE, K., NURIEL, T., OLIET, S.H.R., SAUDOU, F., MATTSON, M.P., SWERDLOW, R.H. and MILLAN, M.J., 2020. Brain energy rescue: an emerging therapeutic concept for neurodegenerative disorders of ageing</w:t>
            </w:r>
            <w:r>
              <w:rPr>
                <w:rFonts w:ascii="Times New Roman" w:hAnsi="Times New Roman" w:cs="Times New Roman"/>
                <w:i/>
                <w:iCs/>
                <w:color w:val="000000"/>
                <w:sz w:val="22"/>
                <w:szCs w:val="22"/>
              </w:rPr>
              <w:t>. Nature Reviews. Drug Discovery</w:t>
            </w:r>
            <w:r>
              <w:rPr>
                <w:rFonts w:ascii="Times New Roman" w:hAnsi="Times New Roman" w:cs="Times New Roman"/>
                <w:color w:val="000000"/>
                <w:sz w:val="22"/>
                <w:szCs w:val="22"/>
              </w:rPr>
              <w:t xml:space="preserve">, -09, vol. 19, no. 9 [viewed Jan 26, 2026], pp. 609–633. Available from: </w:t>
            </w:r>
            <w:r>
              <w:rPr>
                <w:rFonts w:ascii="Times New Roman" w:hAnsi="Times New Roman" w:cs="Times New Roman"/>
                <w:color w:val="000000"/>
                <w:sz w:val="22"/>
                <w:szCs w:val="22"/>
              </w:rPr>
              <w:fldChar w:fldCharType="begin"/>
            </w:r>
            <w:r>
              <w:rPr>
                <w:rFonts w:ascii="Times New Roman" w:hAnsi="Times New Roman" w:cs="Times New Roman"/>
                <w:color w:val="000000"/>
                <w:sz w:val="22"/>
                <w:szCs w:val="22"/>
              </w:rPr>
              <w:instrText>HYPERLINK "https://pubmed.ncbi.nlm.nih.gov/32709961/" \t "_blank"</w:instrText>
            </w:r>
            <w:r>
              <w:rPr>
                <w:rFonts w:ascii="Times New Roman" w:hAnsi="Times New Roman" w:cs="Times New Roman"/>
                <w:color w:val="000000"/>
                <w:sz w:val="22"/>
                <w:szCs w:val="22"/>
              </w:rPr>
            </w:r>
            <w:r>
              <w:rPr>
                <w:rFonts w:ascii="Times New Roman" w:hAnsi="Times New Roman" w:cs="Times New Roman"/>
                <w:color w:val="000000"/>
                <w:sz w:val="22"/>
                <w:szCs w:val="22"/>
              </w:rPr>
              <w:fldChar w:fldCharType="separate"/>
            </w:r>
            <w:r>
              <w:rPr>
                <w:rStyle w:val="Hyperlink"/>
                <w:rFonts w:ascii="Times New Roman" w:hAnsi="Times New Roman" w:cs="Times New Roman"/>
                <w:sz w:val="22"/>
                <w:szCs w:val="22"/>
              </w:rPr>
              <w:t>https://pubmed.ncbi.nlm.nih.gov/32709961/</w:t>
            </w:r>
            <w:r>
              <w:rPr>
                <w:rFonts w:ascii="Times New Roman" w:hAnsi="Times New Roman" w:cs="Times New Roman"/>
                <w:color w:val="000000"/>
                <w:sz w:val="22"/>
                <w:szCs w:val="22"/>
              </w:rPr>
              <w:fldChar w:fldCharType="end"/>
            </w:r>
            <w:r>
              <w:rPr>
                <w:rFonts w:ascii="Times New Roman" w:hAnsi="Times New Roman" w:cs="Times New Roman"/>
                <w:color w:val="000000"/>
                <w:sz w:val="22"/>
                <w:szCs w:val="22"/>
              </w:rPr>
              <w:t xml:space="preserve"> ISSN 1474-1784. DOI 10.1038/s41573-020-0072-x.</w:t>
            </w:r>
          </w:ins>
        </w:p>
        <w:p w14:paraId="2C087DA8" w14:textId="77777777" w:rsidR="000C01F3" w:rsidRDefault="000C01F3">
          <w:pPr>
            <w:pStyle w:val="NormalWeb"/>
            <w:rPr>
              <w:ins w:id="202" w:author="Yuanyuan Zeng" w:date="2026-02-10T12:45:00Z" w16du:dateUtc="2026-02-10T11:45:00Z"/>
              <w:rFonts w:ascii="Times New Roman" w:hAnsi="Times New Roman" w:cs="Times New Roman"/>
              <w:color w:val="000000"/>
              <w:sz w:val="22"/>
              <w:szCs w:val="22"/>
            </w:rPr>
          </w:pPr>
          <w:ins w:id="203" w:author="Yuanyuan Zeng" w:date="2026-02-10T12:45:00Z" w16du:dateUtc="2026-02-10T11:45:00Z">
            <w:r>
              <w:rPr>
                <w:rFonts w:ascii="Times New Roman" w:hAnsi="Times New Roman" w:cs="Times New Roman"/>
                <w:color w:val="000000"/>
                <w:sz w:val="22"/>
                <w:szCs w:val="22"/>
              </w:rPr>
              <w:t>CUNNANE, S., NUGENT, S., ROY, M., COURCHESNE-LOYER, A., CROTEAU, E., TREMBLAY, S., CASTELLANO, A., PIFFERI, F., BOCTI, C., PAQUET, N., BEGDOURI, H., BENTOURKIA, M., TURCOTTE, E., ALLARD, M., BARBERGER-GATEAU, P., FULOP, T. and RAPOPORT, S.I., 2011. Brain fuel metabolism, aging, and Alzheimer's disease</w:t>
            </w:r>
            <w:r>
              <w:rPr>
                <w:rFonts w:ascii="Times New Roman" w:hAnsi="Times New Roman" w:cs="Times New Roman"/>
                <w:i/>
                <w:iCs/>
                <w:color w:val="000000"/>
                <w:sz w:val="22"/>
                <w:szCs w:val="22"/>
              </w:rPr>
              <w:t>. Nutrition</w:t>
            </w:r>
            <w:r>
              <w:rPr>
                <w:rFonts w:ascii="Times New Roman" w:hAnsi="Times New Roman" w:cs="Times New Roman"/>
                <w:color w:val="000000"/>
                <w:sz w:val="22"/>
                <w:szCs w:val="22"/>
              </w:rPr>
              <w:t xml:space="preserve">, -01, vol. 27, no. 1 [viewed Jan 26, 2026], pp. 3–20. Available from: </w:t>
            </w:r>
            <w:r>
              <w:rPr>
                <w:rFonts w:ascii="Times New Roman" w:hAnsi="Times New Roman" w:cs="Times New Roman"/>
                <w:color w:val="000000"/>
                <w:sz w:val="22"/>
                <w:szCs w:val="22"/>
              </w:rPr>
              <w:fldChar w:fldCharType="begin"/>
            </w:r>
            <w:r>
              <w:rPr>
                <w:rFonts w:ascii="Times New Roman" w:hAnsi="Times New Roman" w:cs="Times New Roman"/>
                <w:color w:val="000000"/>
                <w:sz w:val="22"/>
                <w:szCs w:val="22"/>
              </w:rPr>
              <w:instrText>HYPERLINK "https://pubmed.ncbi.nlm.nih.gov/21035308/" \t "_blank"</w:instrText>
            </w:r>
            <w:r>
              <w:rPr>
                <w:rFonts w:ascii="Times New Roman" w:hAnsi="Times New Roman" w:cs="Times New Roman"/>
                <w:color w:val="000000"/>
                <w:sz w:val="22"/>
                <w:szCs w:val="22"/>
              </w:rPr>
            </w:r>
            <w:r>
              <w:rPr>
                <w:rFonts w:ascii="Times New Roman" w:hAnsi="Times New Roman" w:cs="Times New Roman"/>
                <w:color w:val="000000"/>
                <w:sz w:val="22"/>
                <w:szCs w:val="22"/>
              </w:rPr>
              <w:fldChar w:fldCharType="separate"/>
            </w:r>
            <w:r>
              <w:rPr>
                <w:rStyle w:val="Hyperlink"/>
                <w:rFonts w:ascii="Times New Roman" w:hAnsi="Times New Roman" w:cs="Times New Roman"/>
                <w:sz w:val="22"/>
                <w:szCs w:val="22"/>
              </w:rPr>
              <w:t>https://pubmed.ncbi.nlm.nih.gov/21035308/</w:t>
            </w:r>
            <w:r>
              <w:rPr>
                <w:rFonts w:ascii="Times New Roman" w:hAnsi="Times New Roman" w:cs="Times New Roman"/>
                <w:color w:val="000000"/>
                <w:sz w:val="22"/>
                <w:szCs w:val="22"/>
              </w:rPr>
              <w:fldChar w:fldCharType="end"/>
            </w:r>
            <w:r>
              <w:rPr>
                <w:rFonts w:ascii="Times New Roman" w:hAnsi="Times New Roman" w:cs="Times New Roman"/>
                <w:color w:val="000000"/>
                <w:sz w:val="22"/>
                <w:szCs w:val="22"/>
              </w:rPr>
              <w:t xml:space="preserve"> ISSN 1873-1244. DOI 10.1016/j.nut.2010.07.021.</w:t>
            </w:r>
          </w:ins>
        </w:p>
        <w:p w14:paraId="5CC95EEF" w14:textId="77777777" w:rsidR="000C01F3" w:rsidRDefault="000C01F3">
          <w:pPr>
            <w:pStyle w:val="NormalWeb"/>
            <w:rPr>
              <w:ins w:id="204" w:author="Yuanyuan Zeng" w:date="2026-02-10T12:45:00Z" w16du:dateUtc="2026-02-10T11:45:00Z"/>
              <w:rFonts w:ascii="Times New Roman" w:hAnsi="Times New Roman" w:cs="Times New Roman"/>
              <w:color w:val="000000"/>
              <w:sz w:val="22"/>
              <w:szCs w:val="22"/>
            </w:rPr>
          </w:pPr>
          <w:ins w:id="205" w:author="Yuanyuan Zeng" w:date="2026-02-10T12:45:00Z" w16du:dateUtc="2026-02-10T11:45:00Z">
            <w:r>
              <w:rPr>
                <w:rFonts w:ascii="Times New Roman" w:hAnsi="Times New Roman" w:cs="Times New Roman"/>
                <w:color w:val="000000"/>
                <w:sz w:val="22"/>
                <w:szCs w:val="22"/>
              </w:rPr>
              <w:t>DARNELL, J.C. and KLANN, E., 2013. The translation of translational control by FMRP: therapeutic targets for FXS</w:t>
            </w:r>
            <w:r>
              <w:rPr>
                <w:rFonts w:ascii="Times New Roman" w:hAnsi="Times New Roman" w:cs="Times New Roman"/>
                <w:i/>
                <w:iCs/>
                <w:color w:val="000000"/>
                <w:sz w:val="22"/>
                <w:szCs w:val="22"/>
              </w:rPr>
              <w:t>. Nature Neuroscience</w:t>
            </w:r>
            <w:r>
              <w:rPr>
                <w:rFonts w:ascii="Times New Roman" w:hAnsi="Times New Roman" w:cs="Times New Roman"/>
                <w:color w:val="000000"/>
                <w:sz w:val="22"/>
                <w:szCs w:val="22"/>
              </w:rPr>
              <w:t xml:space="preserve">, -11, vol. 16, no. 11 [viewed Jan 26, 2026], pp. 1530–1536. Available from: </w:t>
            </w:r>
            <w:r>
              <w:rPr>
                <w:rFonts w:ascii="Times New Roman" w:hAnsi="Times New Roman" w:cs="Times New Roman"/>
                <w:color w:val="000000"/>
                <w:sz w:val="22"/>
                <w:szCs w:val="22"/>
              </w:rPr>
              <w:fldChar w:fldCharType="begin"/>
            </w:r>
            <w:r>
              <w:rPr>
                <w:rFonts w:ascii="Times New Roman" w:hAnsi="Times New Roman" w:cs="Times New Roman"/>
                <w:color w:val="000000"/>
                <w:sz w:val="22"/>
                <w:szCs w:val="22"/>
              </w:rPr>
              <w:instrText>HYPERLINK "https://pubmed.ncbi.nlm.nih.gov/23584741/" \t "_blank"</w:instrText>
            </w:r>
            <w:r>
              <w:rPr>
                <w:rFonts w:ascii="Times New Roman" w:hAnsi="Times New Roman" w:cs="Times New Roman"/>
                <w:color w:val="000000"/>
                <w:sz w:val="22"/>
                <w:szCs w:val="22"/>
              </w:rPr>
            </w:r>
            <w:r>
              <w:rPr>
                <w:rFonts w:ascii="Times New Roman" w:hAnsi="Times New Roman" w:cs="Times New Roman"/>
                <w:color w:val="000000"/>
                <w:sz w:val="22"/>
                <w:szCs w:val="22"/>
              </w:rPr>
              <w:fldChar w:fldCharType="separate"/>
            </w:r>
            <w:r>
              <w:rPr>
                <w:rStyle w:val="Hyperlink"/>
                <w:rFonts w:ascii="Times New Roman" w:hAnsi="Times New Roman" w:cs="Times New Roman"/>
                <w:sz w:val="22"/>
                <w:szCs w:val="22"/>
              </w:rPr>
              <w:t>https://pubmed.ncbi.nlm.nih.gov/23584741/</w:t>
            </w:r>
            <w:r>
              <w:rPr>
                <w:rFonts w:ascii="Times New Roman" w:hAnsi="Times New Roman" w:cs="Times New Roman"/>
                <w:color w:val="000000"/>
                <w:sz w:val="22"/>
                <w:szCs w:val="22"/>
              </w:rPr>
              <w:fldChar w:fldCharType="end"/>
            </w:r>
            <w:r>
              <w:rPr>
                <w:rFonts w:ascii="Times New Roman" w:hAnsi="Times New Roman" w:cs="Times New Roman"/>
                <w:color w:val="000000"/>
                <w:sz w:val="22"/>
                <w:szCs w:val="22"/>
              </w:rPr>
              <w:t xml:space="preserve"> ISSN 1546-1726. DOI 10.1038/nn.3379.</w:t>
            </w:r>
          </w:ins>
        </w:p>
        <w:p w14:paraId="344BECEA" w14:textId="77777777" w:rsidR="000C01F3" w:rsidRDefault="000C01F3">
          <w:pPr>
            <w:pStyle w:val="NormalWeb"/>
            <w:rPr>
              <w:ins w:id="206" w:author="Yuanyuan Zeng" w:date="2026-02-10T12:45:00Z" w16du:dateUtc="2026-02-10T11:45:00Z"/>
              <w:rFonts w:ascii="Times New Roman" w:hAnsi="Times New Roman" w:cs="Times New Roman"/>
              <w:color w:val="000000"/>
              <w:sz w:val="22"/>
              <w:szCs w:val="22"/>
            </w:rPr>
          </w:pPr>
          <w:ins w:id="207" w:author="Yuanyuan Zeng" w:date="2026-02-10T12:45:00Z" w16du:dateUtc="2026-02-10T11:45:00Z">
            <w:r>
              <w:rPr>
                <w:rFonts w:ascii="Times New Roman" w:hAnsi="Times New Roman" w:cs="Times New Roman"/>
                <w:color w:val="000000"/>
                <w:sz w:val="22"/>
                <w:szCs w:val="22"/>
              </w:rPr>
              <w:t>DEHNEL, A., 1949. Studies on the genus Sorex L</w:t>
            </w:r>
            <w:r>
              <w:rPr>
                <w:rFonts w:ascii="Times New Roman" w:hAnsi="Times New Roman" w:cs="Times New Roman"/>
                <w:i/>
                <w:iCs/>
                <w:color w:val="000000"/>
                <w:sz w:val="22"/>
                <w:szCs w:val="22"/>
              </w:rPr>
              <w:t>. Ann.Univ.M.Curie-Sklod</w:t>
            </w:r>
            <w:r>
              <w:rPr>
                <w:rFonts w:ascii="Times New Roman" w:hAnsi="Times New Roman" w:cs="Times New Roman"/>
                <w:color w:val="000000"/>
                <w:sz w:val="22"/>
                <w:szCs w:val="22"/>
              </w:rPr>
              <w:t>, vol. 4, no. 2, pp. 18–102.</w:t>
            </w:r>
          </w:ins>
        </w:p>
        <w:p w14:paraId="5FCC8AAC" w14:textId="77777777" w:rsidR="000C01F3" w:rsidRDefault="000C01F3">
          <w:pPr>
            <w:pStyle w:val="NormalWeb"/>
            <w:rPr>
              <w:ins w:id="208" w:author="Yuanyuan Zeng" w:date="2026-02-10T12:45:00Z" w16du:dateUtc="2026-02-10T11:45:00Z"/>
              <w:rFonts w:ascii="Times New Roman" w:hAnsi="Times New Roman" w:cs="Times New Roman"/>
              <w:color w:val="000000"/>
              <w:sz w:val="22"/>
              <w:szCs w:val="22"/>
            </w:rPr>
          </w:pPr>
          <w:ins w:id="209" w:author="Yuanyuan Zeng" w:date="2026-02-10T12:45:00Z" w16du:dateUtc="2026-02-10T11:45:00Z">
            <w:r>
              <w:rPr>
                <w:rFonts w:ascii="Times New Roman" w:hAnsi="Times New Roman" w:cs="Times New Roman"/>
                <w:color w:val="000000"/>
                <w:sz w:val="22"/>
                <w:szCs w:val="22"/>
              </w:rPr>
              <w:t>DEMAS, G.E., WEIL, Z.M. and NELSON, R.J., 2010. Photoperiodism in mammals: regulation of nonreproductive traits</w:t>
            </w:r>
            <w:r>
              <w:rPr>
                <w:rFonts w:ascii="Times New Roman" w:hAnsi="Times New Roman" w:cs="Times New Roman"/>
                <w:i/>
                <w:iCs/>
                <w:color w:val="000000"/>
                <w:sz w:val="22"/>
                <w:szCs w:val="22"/>
              </w:rPr>
              <w:t>. Photoperiodism: The Biological Calendar</w:t>
            </w:r>
            <w:r>
              <w:rPr>
                <w:rFonts w:ascii="Times New Roman" w:hAnsi="Times New Roman" w:cs="Times New Roman"/>
                <w:color w:val="000000"/>
                <w:sz w:val="22"/>
                <w:szCs w:val="22"/>
              </w:rPr>
              <w:t>, pp. 461–502.</w:t>
            </w:r>
          </w:ins>
        </w:p>
        <w:p w14:paraId="44F0D521" w14:textId="77777777" w:rsidR="000C01F3" w:rsidRDefault="000C01F3">
          <w:pPr>
            <w:pStyle w:val="NormalWeb"/>
            <w:rPr>
              <w:ins w:id="210" w:author="Yuanyuan Zeng" w:date="2026-02-10T12:45:00Z" w16du:dateUtc="2026-02-10T11:45:00Z"/>
              <w:rFonts w:ascii="Times New Roman" w:hAnsi="Times New Roman" w:cs="Times New Roman"/>
              <w:color w:val="000000"/>
              <w:sz w:val="22"/>
              <w:szCs w:val="22"/>
            </w:rPr>
          </w:pPr>
          <w:ins w:id="211" w:author="Yuanyuan Zeng" w:date="2026-02-10T12:45:00Z" w16du:dateUtc="2026-02-10T11:45:00Z">
            <w:r>
              <w:rPr>
                <w:rFonts w:ascii="Times New Roman" w:hAnsi="Times New Roman" w:cs="Times New Roman"/>
                <w:color w:val="000000"/>
                <w:sz w:val="22"/>
                <w:szCs w:val="22"/>
              </w:rPr>
              <w:t>DERNONCOURT, D., HANCZAR, B. and ZUCKER, J., 2014. Analysis of feature selection stability on high dimension and small sample data</w:t>
            </w:r>
            <w:r>
              <w:rPr>
                <w:rFonts w:ascii="Times New Roman" w:hAnsi="Times New Roman" w:cs="Times New Roman"/>
                <w:i/>
                <w:iCs/>
                <w:color w:val="000000"/>
                <w:sz w:val="22"/>
                <w:szCs w:val="22"/>
              </w:rPr>
              <w:t>. Computational Statistics &amp; Data Analysis</w:t>
            </w:r>
            <w:r>
              <w:rPr>
                <w:rFonts w:ascii="Times New Roman" w:hAnsi="Times New Roman" w:cs="Times New Roman"/>
                <w:color w:val="000000"/>
                <w:sz w:val="22"/>
                <w:szCs w:val="22"/>
              </w:rPr>
              <w:t>, vol. 71, pp. 681–693.</w:t>
            </w:r>
          </w:ins>
        </w:p>
        <w:p w14:paraId="662D3B5D" w14:textId="77777777" w:rsidR="000C01F3" w:rsidRDefault="000C01F3">
          <w:pPr>
            <w:pStyle w:val="NormalWeb"/>
            <w:rPr>
              <w:ins w:id="212" w:author="Yuanyuan Zeng" w:date="2026-02-10T12:45:00Z" w16du:dateUtc="2026-02-10T11:45:00Z"/>
              <w:rFonts w:ascii="Times New Roman" w:hAnsi="Times New Roman" w:cs="Times New Roman"/>
              <w:color w:val="000000"/>
              <w:sz w:val="22"/>
              <w:szCs w:val="22"/>
            </w:rPr>
          </w:pPr>
          <w:ins w:id="213" w:author="Yuanyuan Zeng" w:date="2026-02-10T12:45:00Z" w16du:dateUtc="2026-02-10T11:45:00Z">
            <w:r>
              <w:rPr>
                <w:rFonts w:ascii="Times New Roman" w:hAnsi="Times New Roman" w:cs="Times New Roman"/>
                <w:color w:val="000000"/>
                <w:sz w:val="22"/>
                <w:szCs w:val="22"/>
              </w:rPr>
              <w:lastRenderedPageBreak/>
              <w:t>DU, J., WANG, Y., HUNTER, R., WEI, Y., BLUMENTHAL, R., FALKE, C., KHAIROVA, R., ZHOU, R., YUAN, P., MACHADO-VIEIRA, R., MCEWEN, B.S. and MANJI, H.K., 2009. Dynamic regulation of mitochondrial function by glucocorticoids</w:t>
            </w:r>
            <w:r>
              <w:rPr>
                <w:rFonts w:ascii="Times New Roman" w:hAnsi="Times New Roman" w:cs="Times New Roman"/>
                <w:i/>
                <w:iCs/>
                <w:color w:val="000000"/>
                <w:sz w:val="22"/>
                <w:szCs w:val="22"/>
              </w:rPr>
              <w:t>. Proceedings of the National Academy of Sciences of the United States of America</w:t>
            </w:r>
            <w:r>
              <w:rPr>
                <w:rFonts w:ascii="Times New Roman" w:hAnsi="Times New Roman" w:cs="Times New Roman"/>
                <w:color w:val="000000"/>
                <w:sz w:val="22"/>
                <w:szCs w:val="22"/>
              </w:rPr>
              <w:t xml:space="preserve">, -03-03, vol. 106, no. 9 [viewed Jan 26, 2026], pp. 3543–3548. Available from: </w:t>
            </w:r>
            <w:r>
              <w:rPr>
                <w:rFonts w:ascii="Times New Roman" w:hAnsi="Times New Roman" w:cs="Times New Roman"/>
                <w:color w:val="000000"/>
                <w:sz w:val="22"/>
                <w:szCs w:val="22"/>
              </w:rPr>
              <w:fldChar w:fldCharType="begin"/>
            </w:r>
            <w:r>
              <w:rPr>
                <w:rFonts w:ascii="Times New Roman" w:hAnsi="Times New Roman" w:cs="Times New Roman"/>
                <w:color w:val="000000"/>
                <w:sz w:val="22"/>
                <w:szCs w:val="22"/>
              </w:rPr>
              <w:instrText>HYPERLINK "https://pubmed.ncbi.nlm.nih.gov/19202080/" \t "_blank"</w:instrText>
            </w:r>
            <w:r>
              <w:rPr>
                <w:rFonts w:ascii="Times New Roman" w:hAnsi="Times New Roman" w:cs="Times New Roman"/>
                <w:color w:val="000000"/>
                <w:sz w:val="22"/>
                <w:szCs w:val="22"/>
              </w:rPr>
            </w:r>
            <w:r>
              <w:rPr>
                <w:rFonts w:ascii="Times New Roman" w:hAnsi="Times New Roman" w:cs="Times New Roman"/>
                <w:color w:val="000000"/>
                <w:sz w:val="22"/>
                <w:szCs w:val="22"/>
              </w:rPr>
              <w:fldChar w:fldCharType="separate"/>
            </w:r>
            <w:r>
              <w:rPr>
                <w:rStyle w:val="Hyperlink"/>
                <w:rFonts w:ascii="Times New Roman" w:hAnsi="Times New Roman" w:cs="Times New Roman"/>
                <w:sz w:val="22"/>
                <w:szCs w:val="22"/>
              </w:rPr>
              <w:t>https://pubmed.ncbi.nlm.nih.gov/19202080/</w:t>
            </w:r>
            <w:r>
              <w:rPr>
                <w:rFonts w:ascii="Times New Roman" w:hAnsi="Times New Roman" w:cs="Times New Roman"/>
                <w:color w:val="000000"/>
                <w:sz w:val="22"/>
                <w:szCs w:val="22"/>
              </w:rPr>
              <w:fldChar w:fldCharType="end"/>
            </w:r>
            <w:r>
              <w:rPr>
                <w:rFonts w:ascii="Times New Roman" w:hAnsi="Times New Roman" w:cs="Times New Roman"/>
                <w:color w:val="000000"/>
                <w:sz w:val="22"/>
                <w:szCs w:val="22"/>
              </w:rPr>
              <w:t xml:space="preserve"> ISSN 1091-6490. DOI 10.1073/pnas.0812671106.</w:t>
            </w:r>
          </w:ins>
        </w:p>
        <w:p w14:paraId="704B3998" w14:textId="77777777" w:rsidR="000C01F3" w:rsidRDefault="000C01F3">
          <w:pPr>
            <w:pStyle w:val="NormalWeb"/>
            <w:rPr>
              <w:ins w:id="214" w:author="Yuanyuan Zeng" w:date="2026-02-10T12:45:00Z" w16du:dateUtc="2026-02-10T11:45:00Z"/>
              <w:rFonts w:ascii="Times New Roman" w:hAnsi="Times New Roman" w:cs="Times New Roman"/>
              <w:color w:val="000000"/>
              <w:sz w:val="22"/>
              <w:szCs w:val="22"/>
            </w:rPr>
          </w:pPr>
          <w:ins w:id="215" w:author="Yuanyuan Zeng" w:date="2026-02-10T12:45:00Z" w16du:dateUtc="2026-02-10T11:45:00Z">
            <w:r>
              <w:rPr>
                <w:rFonts w:ascii="Times New Roman" w:hAnsi="Times New Roman" w:cs="Times New Roman"/>
                <w:color w:val="000000"/>
                <w:sz w:val="22"/>
                <w:szCs w:val="22"/>
              </w:rPr>
              <w:t>GEISLER, C.E., HEPLER, C., HIGGINS, M.R. and RENQUIST, B.J., 2016. Hepatic adaptations to maintain metabolic homeostasis in response to fasting and refeeding in mice</w:t>
            </w:r>
            <w:r>
              <w:rPr>
                <w:rFonts w:ascii="Times New Roman" w:hAnsi="Times New Roman" w:cs="Times New Roman"/>
                <w:i/>
                <w:iCs/>
                <w:color w:val="000000"/>
                <w:sz w:val="22"/>
                <w:szCs w:val="22"/>
              </w:rPr>
              <w:t>. Nutrition &amp; Metabolism</w:t>
            </w:r>
            <w:r>
              <w:rPr>
                <w:rFonts w:ascii="Times New Roman" w:hAnsi="Times New Roman" w:cs="Times New Roman"/>
                <w:color w:val="000000"/>
                <w:sz w:val="22"/>
                <w:szCs w:val="22"/>
              </w:rPr>
              <w:t xml:space="preserve">, vol. 13 [viewed Jan 7, 2026], pp. 62. Available from: </w:t>
            </w:r>
            <w:r>
              <w:rPr>
                <w:rFonts w:ascii="Times New Roman" w:hAnsi="Times New Roman" w:cs="Times New Roman"/>
                <w:color w:val="000000"/>
                <w:sz w:val="22"/>
                <w:szCs w:val="22"/>
              </w:rPr>
              <w:fldChar w:fldCharType="begin"/>
            </w:r>
            <w:r>
              <w:rPr>
                <w:rFonts w:ascii="Times New Roman" w:hAnsi="Times New Roman" w:cs="Times New Roman"/>
                <w:color w:val="000000"/>
                <w:sz w:val="22"/>
                <w:szCs w:val="22"/>
              </w:rPr>
              <w:instrText>HYPERLINK "https://pubmed.ncbi.nlm.nih.gov/27708682/" \t "_blank"</w:instrText>
            </w:r>
            <w:r>
              <w:rPr>
                <w:rFonts w:ascii="Times New Roman" w:hAnsi="Times New Roman" w:cs="Times New Roman"/>
                <w:color w:val="000000"/>
                <w:sz w:val="22"/>
                <w:szCs w:val="22"/>
              </w:rPr>
            </w:r>
            <w:r>
              <w:rPr>
                <w:rFonts w:ascii="Times New Roman" w:hAnsi="Times New Roman" w:cs="Times New Roman"/>
                <w:color w:val="000000"/>
                <w:sz w:val="22"/>
                <w:szCs w:val="22"/>
              </w:rPr>
              <w:fldChar w:fldCharType="separate"/>
            </w:r>
            <w:r>
              <w:rPr>
                <w:rStyle w:val="Hyperlink"/>
                <w:rFonts w:ascii="Times New Roman" w:hAnsi="Times New Roman" w:cs="Times New Roman"/>
                <w:sz w:val="22"/>
                <w:szCs w:val="22"/>
              </w:rPr>
              <w:t>https://pubmed.ncbi.nlm.nih.gov/27708682/</w:t>
            </w:r>
            <w:r>
              <w:rPr>
                <w:rFonts w:ascii="Times New Roman" w:hAnsi="Times New Roman" w:cs="Times New Roman"/>
                <w:color w:val="000000"/>
                <w:sz w:val="22"/>
                <w:szCs w:val="22"/>
              </w:rPr>
              <w:fldChar w:fldCharType="end"/>
            </w:r>
            <w:r>
              <w:rPr>
                <w:rFonts w:ascii="Times New Roman" w:hAnsi="Times New Roman" w:cs="Times New Roman"/>
                <w:color w:val="000000"/>
                <w:sz w:val="22"/>
                <w:szCs w:val="22"/>
              </w:rPr>
              <w:t xml:space="preserve"> ISSN 1743-7075. DOI 10.1186/s12986-016-0122-x.</w:t>
            </w:r>
          </w:ins>
        </w:p>
        <w:p w14:paraId="10ED821E" w14:textId="77777777" w:rsidR="000C01F3" w:rsidRDefault="000C01F3">
          <w:pPr>
            <w:pStyle w:val="NormalWeb"/>
            <w:rPr>
              <w:ins w:id="216" w:author="Yuanyuan Zeng" w:date="2026-02-10T12:45:00Z" w16du:dateUtc="2026-02-10T11:45:00Z"/>
              <w:rFonts w:ascii="Times New Roman" w:hAnsi="Times New Roman" w:cs="Times New Roman"/>
              <w:color w:val="000000"/>
              <w:sz w:val="22"/>
              <w:szCs w:val="22"/>
            </w:rPr>
          </w:pPr>
          <w:ins w:id="217" w:author="Yuanyuan Zeng" w:date="2026-02-10T12:45:00Z" w16du:dateUtc="2026-02-10T11:45:00Z">
            <w:r>
              <w:rPr>
                <w:rFonts w:ascii="Times New Roman" w:hAnsi="Times New Roman" w:cs="Times New Roman"/>
                <w:color w:val="000000"/>
                <w:sz w:val="22"/>
                <w:szCs w:val="22"/>
              </w:rPr>
              <w:t>GENOUD, M., ISLER, K. and MARTIN, R.D., 2018. Comparative analyses of basal rate of metabolism in mammals: data selection does matter</w:t>
            </w:r>
            <w:r>
              <w:rPr>
                <w:rFonts w:ascii="Times New Roman" w:hAnsi="Times New Roman" w:cs="Times New Roman"/>
                <w:i/>
                <w:iCs/>
                <w:color w:val="000000"/>
                <w:sz w:val="22"/>
                <w:szCs w:val="22"/>
              </w:rPr>
              <w:t>. Biological Reviews</w:t>
            </w:r>
            <w:r>
              <w:rPr>
                <w:rFonts w:ascii="Times New Roman" w:hAnsi="Times New Roman" w:cs="Times New Roman"/>
                <w:color w:val="000000"/>
                <w:sz w:val="22"/>
                <w:szCs w:val="22"/>
              </w:rPr>
              <w:t>, vol. 93, no. 1, pp. 404–438.</w:t>
            </w:r>
          </w:ins>
        </w:p>
        <w:p w14:paraId="02A58328" w14:textId="77777777" w:rsidR="000C01F3" w:rsidRDefault="000C01F3">
          <w:pPr>
            <w:pStyle w:val="NormalWeb"/>
            <w:rPr>
              <w:ins w:id="218" w:author="Yuanyuan Zeng" w:date="2026-02-10T12:45:00Z" w16du:dateUtc="2026-02-10T11:45:00Z"/>
              <w:rFonts w:ascii="Times New Roman" w:hAnsi="Times New Roman" w:cs="Times New Roman"/>
              <w:color w:val="000000"/>
              <w:sz w:val="22"/>
              <w:szCs w:val="22"/>
            </w:rPr>
          </w:pPr>
          <w:ins w:id="219" w:author="Yuanyuan Zeng" w:date="2026-02-10T12:45:00Z" w16du:dateUtc="2026-02-10T11:45:00Z">
            <w:r>
              <w:rPr>
                <w:rFonts w:ascii="Times New Roman" w:hAnsi="Times New Roman" w:cs="Times New Roman"/>
                <w:color w:val="000000"/>
                <w:sz w:val="22"/>
                <w:szCs w:val="22"/>
              </w:rPr>
              <w:t>HARRIS, J.J., JOLIVET, R. and ATTWELL, D., 2012. Synaptic Energy Use and Supply</w:t>
            </w:r>
            <w:r>
              <w:rPr>
                <w:rFonts w:ascii="Times New Roman" w:hAnsi="Times New Roman" w:cs="Times New Roman"/>
                <w:i/>
                <w:iCs/>
                <w:color w:val="000000"/>
                <w:sz w:val="22"/>
                <w:szCs w:val="22"/>
              </w:rPr>
              <w:t>. Neuron</w:t>
            </w:r>
            <w:r>
              <w:rPr>
                <w:rFonts w:ascii="Times New Roman" w:hAnsi="Times New Roman" w:cs="Times New Roman"/>
                <w:color w:val="000000"/>
                <w:sz w:val="22"/>
                <w:szCs w:val="22"/>
              </w:rPr>
              <w:t xml:space="preserve">, -09-06, vol. 75, no. 5 [viewed Jan 27, 2026], pp. 762–777. Available from: </w:t>
            </w:r>
            <w:r>
              <w:rPr>
                <w:rFonts w:ascii="Times New Roman" w:hAnsi="Times New Roman" w:cs="Times New Roman"/>
                <w:color w:val="000000"/>
                <w:sz w:val="22"/>
                <w:szCs w:val="22"/>
              </w:rPr>
              <w:fldChar w:fldCharType="begin"/>
            </w:r>
            <w:r>
              <w:rPr>
                <w:rFonts w:ascii="Times New Roman" w:hAnsi="Times New Roman" w:cs="Times New Roman"/>
                <w:color w:val="000000"/>
                <w:sz w:val="22"/>
                <w:szCs w:val="22"/>
              </w:rPr>
              <w:instrText>HYPERLINK "https://www.sciencedirect.com/science/article/pii/S0896627312007568" \t "_blank"</w:instrText>
            </w:r>
            <w:r>
              <w:rPr>
                <w:rFonts w:ascii="Times New Roman" w:hAnsi="Times New Roman" w:cs="Times New Roman"/>
                <w:color w:val="000000"/>
                <w:sz w:val="22"/>
                <w:szCs w:val="22"/>
              </w:rPr>
            </w:r>
            <w:r>
              <w:rPr>
                <w:rFonts w:ascii="Times New Roman" w:hAnsi="Times New Roman" w:cs="Times New Roman"/>
                <w:color w:val="000000"/>
                <w:sz w:val="22"/>
                <w:szCs w:val="22"/>
              </w:rPr>
              <w:fldChar w:fldCharType="separate"/>
            </w:r>
            <w:r>
              <w:rPr>
                <w:rStyle w:val="Hyperlink"/>
                <w:rFonts w:ascii="Times New Roman" w:hAnsi="Times New Roman" w:cs="Times New Roman"/>
                <w:sz w:val="22"/>
                <w:szCs w:val="22"/>
              </w:rPr>
              <w:t>https://www.sciencedirect.com/science/article/pii/S0896627312007568</w:t>
            </w:r>
            <w:r>
              <w:rPr>
                <w:rFonts w:ascii="Times New Roman" w:hAnsi="Times New Roman" w:cs="Times New Roman"/>
                <w:color w:val="000000"/>
                <w:sz w:val="22"/>
                <w:szCs w:val="22"/>
              </w:rPr>
              <w:fldChar w:fldCharType="end"/>
            </w:r>
            <w:r>
              <w:rPr>
                <w:rFonts w:ascii="Times New Roman" w:hAnsi="Times New Roman" w:cs="Times New Roman"/>
                <w:color w:val="000000"/>
                <w:sz w:val="22"/>
                <w:szCs w:val="22"/>
              </w:rPr>
              <w:t xml:space="preserve"> ISSN 0896-6273. DOI 10.1016/j.neuron.2012.08.019.</w:t>
            </w:r>
          </w:ins>
        </w:p>
        <w:p w14:paraId="22A5493C" w14:textId="77777777" w:rsidR="000C01F3" w:rsidRDefault="000C01F3">
          <w:pPr>
            <w:pStyle w:val="NormalWeb"/>
            <w:rPr>
              <w:ins w:id="220" w:author="Yuanyuan Zeng" w:date="2026-02-10T12:45:00Z" w16du:dateUtc="2026-02-10T11:45:00Z"/>
              <w:rFonts w:ascii="Times New Roman" w:hAnsi="Times New Roman" w:cs="Times New Roman"/>
              <w:color w:val="000000"/>
              <w:sz w:val="22"/>
              <w:szCs w:val="22"/>
            </w:rPr>
          </w:pPr>
          <w:ins w:id="221" w:author="Yuanyuan Zeng" w:date="2026-02-10T12:45:00Z" w16du:dateUtc="2026-02-10T11:45:00Z">
            <w:r>
              <w:rPr>
                <w:rFonts w:ascii="Times New Roman" w:hAnsi="Times New Roman" w:cs="Times New Roman"/>
                <w:color w:val="000000"/>
                <w:sz w:val="22"/>
                <w:szCs w:val="22"/>
              </w:rPr>
              <w:t>HE, Z. and YU, W., 2010. Stable feature selection for biomarker discovery</w:t>
            </w:r>
            <w:r>
              <w:rPr>
                <w:rFonts w:ascii="Times New Roman" w:hAnsi="Times New Roman" w:cs="Times New Roman"/>
                <w:i/>
                <w:iCs/>
                <w:color w:val="000000"/>
                <w:sz w:val="22"/>
                <w:szCs w:val="22"/>
              </w:rPr>
              <w:t>. Computational Biology and Chemistry</w:t>
            </w:r>
            <w:r>
              <w:rPr>
                <w:rFonts w:ascii="Times New Roman" w:hAnsi="Times New Roman" w:cs="Times New Roman"/>
                <w:color w:val="000000"/>
                <w:sz w:val="22"/>
                <w:szCs w:val="22"/>
              </w:rPr>
              <w:t>, vol. 34, no. 4, pp. 215–225.</w:t>
            </w:r>
          </w:ins>
        </w:p>
        <w:p w14:paraId="39F74303" w14:textId="77777777" w:rsidR="000C01F3" w:rsidRDefault="000C01F3">
          <w:pPr>
            <w:pStyle w:val="NormalWeb"/>
            <w:rPr>
              <w:ins w:id="222" w:author="Yuanyuan Zeng" w:date="2026-02-10T12:45:00Z" w16du:dateUtc="2026-02-10T11:45:00Z"/>
              <w:rFonts w:ascii="Times New Roman" w:hAnsi="Times New Roman" w:cs="Times New Roman"/>
              <w:color w:val="000000"/>
              <w:sz w:val="22"/>
              <w:szCs w:val="22"/>
            </w:rPr>
          </w:pPr>
          <w:ins w:id="223" w:author="Yuanyuan Zeng" w:date="2026-02-10T12:45:00Z" w16du:dateUtc="2026-02-10T11:45:00Z">
            <w:r>
              <w:rPr>
                <w:rFonts w:ascii="Times New Roman" w:hAnsi="Times New Roman" w:cs="Times New Roman"/>
                <w:color w:val="000000"/>
                <w:sz w:val="22"/>
                <w:szCs w:val="22"/>
              </w:rPr>
              <w:t>HIPP, M.S., KASTURI, P. and HARTL, F.U., 2019. The proteostasis network and its decline in ageing</w:t>
            </w:r>
            <w:r>
              <w:rPr>
                <w:rFonts w:ascii="Times New Roman" w:hAnsi="Times New Roman" w:cs="Times New Roman"/>
                <w:i/>
                <w:iCs/>
                <w:color w:val="000000"/>
                <w:sz w:val="22"/>
                <w:szCs w:val="22"/>
              </w:rPr>
              <w:t>. Nature Reviews Molecular Cell Biology</w:t>
            </w:r>
            <w:r>
              <w:rPr>
                <w:rFonts w:ascii="Times New Roman" w:hAnsi="Times New Roman" w:cs="Times New Roman"/>
                <w:color w:val="000000"/>
                <w:sz w:val="22"/>
                <w:szCs w:val="22"/>
              </w:rPr>
              <w:t xml:space="preserve">, July 1, vol. 20, no. 7 [viewed Jan 26, 2026], pp. 421–435. Available from: </w:t>
            </w:r>
            <w:r>
              <w:rPr>
                <w:rFonts w:ascii="Times New Roman" w:hAnsi="Times New Roman" w:cs="Times New Roman"/>
                <w:color w:val="000000"/>
                <w:sz w:val="22"/>
                <w:szCs w:val="22"/>
              </w:rPr>
              <w:fldChar w:fldCharType="begin"/>
            </w:r>
            <w:r>
              <w:rPr>
                <w:rFonts w:ascii="Times New Roman" w:hAnsi="Times New Roman" w:cs="Times New Roman"/>
                <w:color w:val="000000"/>
                <w:sz w:val="22"/>
                <w:szCs w:val="22"/>
              </w:rPr>
              <w:instrText>HYPERLINK "https://www.nature.com/articles/s41580-019-0101-y" \t "_blank"</w:instrText>
            </w:r>
            <w:r>
              <w:rPr>
                <w:rFonts w:ascii="Times New Roman" w:hAnsi="Times New Roman" w:cs="Times New Roman"/>
                <w:color w:val="000000"/>
                <w:sz w:val="22"/>
                <w:szCs w:val="22"/>
              </w:rPr>
            </w:r>
            <w:r>
              <w:rPr>
                <w:rFonts w:ascii="Times New Roman" w:hAnsi="Times New Roman" w:cs="Times New Roman"/>
                <w:color w:val="000000"/>
                <w:sz w:val="22"/>
                <w:szCs w:val="22"/>
              </w:rPr>
              <w:fldChar w:fldCharType="separate"/>
            </w:r>
            <w:r>
              <w:rPr>
                <w:rStyle w:val="Hyperlink"/>
                <w:rFonts w:ascii="Times New Roman" w:hAnsi="Times New Roman" w:cs="Times New Roman"/>
                <w:sz w:val="22"/>
                <w:szCs w:val="22"/>
              </w:rPr>
              <w:t>https://www.nature.com/articles/s41580-019-0101-y</w:t>
            </w:r>
            <w:r>
              <w:rPr>
                <w:rFonts w:ascii="Times New Roman" w:hAnsi="Times New Roman" w:cs="Times New Roman"/>
                <w:color w:val="000000"/>
                <w:sz w:val="22"/>
                <w:szCs w:val="22"/>
              </w:rPr>
              <w:fldChar w:fldCharType="end"/>
            </w:r>
            <w:r>
              <w:rPr>
                <w:rFonts w:ascii="Times New Roman" w:hAnsi="Times New Roman" w:cs="Times New Roman"/>
                <w:color w:val="000000"/>
                <w:sz w:val="22"/>
                <w:szCs w:val="22"/>
              </w:rPr>
              <w:t xml:space="preserve"> ISSN 1471-0080. DOI 10.1038/s41580-019-0101-y.</w:t>
            </w:r>
          </w:ins>
        </w:p>
        <w:p w14:paraId="5DD2AE1E" w14:textId="77777777" w:rsidR="000C01F3" w:rsidRDefault="000C01F3">
          <w:pPr>
            <w:pStyle w:val="NormalWeb"/>
            <w:rPr>
              <w:ins w:id="224" w:author="Yuanyuan Zeng" w:date="2026-02-10T12:45:00Z" w16du:dateUtc="2026-02-10T11:45:00Z"/>
              <w:rFonts w:ascii="Times New Roman" w:hAnsi="Times New Roman" w:cs="Times New Roman"/>
              <w:color w:val="000000"/>
              <w:sz w:val="22"/>
              <w:szCs w:val="22"/>
            </w:rPr>
          </w:pPr>
          <w:ins w:id="225" w:author="Yuanyuan Zeng" w:date="2026-02-10T12:45:00Z" w16du:dateUtc="2026-02-10T11:45:00Z">
            <w:r>
              <w:rPr>
                <w:rFonts w:ascii="Times New Roman" w:hAnsi="Times New Roman" w:cs="Times New Roman"/>
                <w:color w:val="000000"/>
                <w:sz w:val="22"/>
                <w:szCs w:val="22"/>
              </w:rPr>
              <w:t>HUNTER, D.J., 2005a. Gene–environment interactions in human diseases</w:t>
            </w:r>
            <w:r>
              <w:rPr>
                <w:rFonts w:ascii="Times New Roman" w:hAnsi="Times New Roman" w:cs="Times New Roman"/>
                <w:i/>
                <w:iCs/>
                <w:color w:val="000000"/>
                <w:sz w:val="22"/>
                <w:szCs w:val="22"/>
              </w:rPr>
              <w:t>. Nature Reviews Genetics</w:t>
            </w:r>
            <w:r>
              <w:rPr>
                <w:rFonts w:ascii="Times New Roman" w:hAnsi="Times New Roman" w:cs="Times New Roman"/>
                <w:color w:val="000000"/>
                <w:sz w:val="22"/>
                <w:szCs w:val="22"/>
              </w:rPr>
              <w:t>, vol. 6, no. 4, pp. 287–298.</w:t>
            </w:r>
          </w:ins>
        </w:p>
        <w:p w14:paraId="766EA18B" w14:textId="77777777" w:rsidR="000C01F3" w:rsidRDefault="000C01F3">
          <w:pPr>
            <w:pStyle w:val="NormalWeb"/>
            <w:rPr>
              <w:ins w:id="226" w:author="Yuanyuan Zeng" w:date="2026-02-10T12:45:00Z" w16du:dateUtc="2026-02-10T11:45:00Z"/>
              <w:rFonts w:ascii="Times New Roman" w:hAnsi="Times New Roman" w:cs="Times New Roman"/>
              <w:color w:val="000000"/>
              <w:sz w:val="22"/>
              <w:szCs w:val="22"/>
            </w:rPr>
          </w:pPr>
          <w:ins w:id="227" w:author="Yuanyuan Zeng" w:date="2026-02-10T12:45:00Z" w16du:dateUtc="2026-02-10T11:45:00Z">
            <w:r>
              <w:rPr>
                <w:rFonts w:ascii="Times New Roman" w:hAnsi="Times New Roman" w:cs="Times New Roman"/>
                <w:color w:val="000000"/>
                <w:sz w:val="22"/>
                <w:szCs w:val="22"/>
              </w:rPr>
              <w:t>HUNTER, D.J., 2005b. Gene–environment interactions in human diseases</w:t>
            </w:r>
            <w:r>
              <w:rPr>
                <w:rFonts w:ascii="Times New Roman" w:hAnsi="Times New Roman" w:cs="Times New Roman"/>
                <w:i/>
                <w:iCs/>
                <w:color w:val="000000"/>
                <w:sz w:val="22"/>
                <w:szCs w:val="22"/>
              </w:rPr>
              <w:t>. Nature Reviews Genetics</w:t>
            </w:r>
            <w:r>
              <w:rPr>
                <w:rFonts w:ascii="Times New Roman" w:hAnsi="Times New Roman" w:cs="Times New Roman"/>
                <w:color w:val="000000"/>
                <w:sz w:val="22"/>
                <w:szCs w:val="22"/>
              </w:rPr>
              <w:t>, vol. 6, no. 4, pp. 287–298.</w:t>
            </w:r>
          </w:ins>
        </w:p>
        <w:p w14:paraId="0D3839E0" w14:textId="77777777" w:rsidR="000C01F3" w:rsidRDefault="000C01F3">
          <w:pPr>
            <w:pStyle w:val="NormalWeb"/>
            <w:rPr>
              <w:ins w:id="228" w:author="Yuanyuan Zeng" w:date="2026-02-10T12:45:00Z" w16du:dateUtc="2026-02-10T11:45:00Z"/>
              <w:rFonts w:ascii="Times New Roman" w:hAnsi="Times New Roman" w:cs="Times New Roman"/>
              <w:color w:val="000000"/>
              <w:sz w:val="22"/>
              <w:szCs w:val="22"/>
            </w:rPr>
          </w:pPr>
          <w:ins w:id="229" w:author="Yuanyuan Zeng" w:date="2026-02-10T12:45:00Z" w16du:dateUtc="2026-02-10T11:45:00Z">
            <w:r>
              <w:rPr>
                <w:rFonts w:ascii="Times New Roman" w:hAnsi="Times New Roman" w:cs="Times New Roman"/>
                <w:color w:val="000000"/>
                <w:sz w:val="22"/>
                <w:szCs w:val="22"/>
              </w:rPr>
              <w:t>JANSEN, H.T., TROJAHN, S., SAXTON, M.W., QUACKENBUSH, C.R., EVANS HUTZENBILER, B.D., NELSON, O.L., CORNEJO, O.E., ROBBINS, C.T. and KELLEY, J.L., 2019. Hibernation induces widespread transcriptional remodeling in metabolic tissues of the grizzly bear</w:t>
            </w:r>
            <w:r>
              <w:rPr>
                <w:rFonts w:ascii="Times New Roman" w:hAnsi="Times New Roman" w:cs="Times New Roman"/>
                <w:i/>
                <w:iCs/>
                <w:color w:val="000000"/>
                <w:sz w:val="22"/>
                <w:szCs w:val="22"/>
              </w:rPr>
              <w:t>. Communications Biology</w:t>
            </w:r>
            <w:r>
              <w:rPr>
                <w:rFonts w:ascii="Times New Roman" w:hAnsi="Times New Roman" w:cs="Times New Roman"/>
                <w:color w:val="000000"/>
                <w:sz w:val="22"/>
                <w:szCs w:val="22"/>
              </w:rPr>
              <w:t xml:space="preserve">, September 13, vol. 2, no. 1 [viewed Jan 7, 2026], pp. 336. Available from: </w:t>
            </w:r>
            <w:r>
              <w:rPr>
                <w:rFonts w:ascii="Times New Roman" w:hAnsi="Times New Roman" w:cs="Times New Roman"/>
                <w:color w:val="000000"/>
                <w:sz w:val="22"/>
                <w:szCs w:val="22"/>
              </w:rPr>
              <w:fldChar w:fldCharType="begin"/>
            </w:r>
            <w:r>
              <w:rPr>
                <w:rFonts w:ascii="Times New Roman" w:hAnsi="Times New Roman" w:cs="Times New Roman"/>
                <w:color w:val="000000"/>
                <w:sz w:val="22"/>
                <w:szCs w:val="22"/>
              </w:rPr>
              <w:instrText>HYPERLINK "https://www.nature.com/articles/s42003-019-0574-4" \t "_blank"</w:instrText>
            </w:r>
            <w:r>
              <w:rPr>
                <w:rFonts w:ascii="Times New Roman" w:hAnsi="Times New Roman" w:cs="Times New Roman"/>
                <w:color w:val="000000"/>
                <w:sz w:val="22"/>
                <w:szCs w:val="22"/>
              </w:rPr>
            </w:r>
            <w:r>
              <w:rPr>
                <w:rFonts w:ascii="Times New Roman" w:hAnsi="Times New Roman" w:cs="Times New Roman"/>
                <w:color w:val="000000"/>
                <w:sz w:val="22"/>
                <w:szCs w:val="22"/>
              </w:rPr>
              <w:fldChar w:fldCharType="separate"/>
            </w:r>
            <w:r>
              <w:rPr>
                <w:rStyle w:val="Hyperlink"/>
                <w:rFonts w:ascii="Times New Roman" w:hAnsi="Times New Roman" w:cs="Times New Roman"/>
                <w:sz w:val="22"/>
                <w:szCs w:val="22"/>
              </w:rPr>
              <w:t>https://www.nature.com/articles/s42003-019-0574-4</w:t>
            </w:r>
            <w:r>
              <w:rPr>
                <w:rFonts w:ascii="Times New Roman" w:hAnsi="Times New Roman" w:cs="Times New Roman"/>
                <w:color w:val="000000"/>
                <w:sz w:val="22"/>
                <w:szCs w:val="22"/>
              </w:rPr>
              <w:fldChar w:fldCharType="end"/>
            </w:r>
            <w:r>
              <w:rPr>
                <w:rFonts w:ascii="Times New Roman" w:hAnsi="Times New Roman" w:cs="Times New Roman"/>
                <w:color w:val="000000"/>
                <w:sz w:val="22"/>
                <w:szCs w:val="22"/>
              </w:rPr>
              <w:t xml:space="preserve"> ISSN 2399-3642. DOI 10.1038/s42003-019-0574-4.</w:t>
            </w:r>
          </w:ins>
        </w:p>
        <w:p w14:paraId="4110FAE6" w14:textId="77777777" w:rsidR="000C01F3" w:rsidRDefault="000C01F3">
          <w:pPr>
            <w:pStyle w:val="NormalWeb"/>
            <w:rPr>
              <w:ins w:id="230" w:author="Yuanyuan Zeng" w:date="2026-02-10T12:45:00Z" w16du:dateUtc="2026-02-10T11:45:00Z"/>
              <w:rFonts w:ascii="Times New Roman" w:hAnsi="Times New Roman" w:cs="Times New Roman"/>
              <w:color w:val="000000"/>
              <w:sz w:val="22"/>
              <w:szCs w:val="22"/>
            </w:rPr>
          </w:pPr>
          <w:ins w:id="231" w:author="Yuanyuan Zeng" w:date="2026-02-10T12:45:00Z" w16du:dateUtc="2026-02-10T11:45:00Z">
            <w:r>
              <w:rPr>
                <w:rFonts w:ascii="Times New Roman" w:hAnsi="Times New Roman" w:cs="Times New Roman"/>
                <w:color w:val="000000"/>
                <w:sz w:val="22"/>
                <w:szCs w:val="22"/>
              </w:rPr>
              <w:t xml:space="preserve">JIANG, L., HAIMINEN, N., CARRIERI, A., HUANG, S., VÁZQUEZ-BAEZA, Y., PARIDA, L., KIM, H., SWAFFORD, A.D., KNIGHT, R. and NATARAJAN, L., 2022. </w:t>
            </w:r>
            <w:r>
              <w:rPr>
                <w:rFonts w:ascii="Times New Roman" w:hAnsi="Times New Roman" w:cs="Times New Roman"/>
                <w:color w:val="000000"/>
                <w:sz w:val="22"/>
                <w:szCs w:val="22"/>
              </w:rPr>
              <w:lastRenderedPageBreak/>
              <w:t>Utilizing stability criteria in choosing feature selection methods yields reproducible results in microbiome data</w:t>
            </w:r>
            <w:r>
              <w:rPr>
                <w:rFonts w:ascii="Times New Roman" w:hAnsi="Times New Roman" w:cs="Times New Roman"/>
                <w:i/>
                <w:iCs/>
                <w:color w:val="000000"/>
                <w:sz w:val="22"/>
                <w:szCs w:val="22"/>
              </w:rPr>
              <w:t>. Biometrics</w:t>
            </w:r>
            <w:r>
              <w:rPr>
                <w:rFonts w:ascii="Times New Roman" w:hAnsi="Times New Roman" w:cs="Times New Roman"/>
                <w:color w:val="000000"/>
                <w:sz w:val="22"/>
                <w:szCs w:val="22"/>
              </w:rPr>
              <w:t>, vol. 78, no. 3, pp. 1155–1167.</w:t>
            </w:r>
          </w:ins>
        </w:p>
        <w:p w14:paraId="4376300F" w14:textId="77777777" w:rsidR="000C01F3" w:rsidRDefault="000C01F3">
          <w:pPr>
            <w:pStyle w:val="NormalWeb"/>
            <w:rPr>
              <w:ins w:id="232" w:author="Yuanyuan Zeng" w:date="2026-02-10T12:45:00Z" w16du:dateUtc="2026-02-10T11:45:00Z"/>
              <w:rFonts w:ascii="Times New Roman" w:hAnsi="Times New Roman" w:cs="Times New Roman"/>
              <w:color w:val="000000"/>
              <w:sz w:val="22"/>
              <w:szCs w:val="22"/>
            </w:rPr>
          </w:pPr>
          <w:ins w:id="233" w:author="Yuanyuan Zeng" w:date="2026-02-10T12:45:00Z" w16du:dateUtc="2026-02-10T11:45:00Z">
            <w:r>
              <w:rPr>
                <w:rFonts w:ascii="Times New Roman" w:hAnsi="Times New Roman" w:cs="Times New Roman"/>
                <w:color w:val="000000"/>
                <w:sz w:val="22"/>
                <w:szCs w:val="22"/>
              </w:rPr>
              <w:t>KEICHER, L., O'MARA, M.T., VOIGT, C.C. and DECHMANN, D.K.N., 2017. Stable carbon isotopes in breath reveal fast metabolic incorporation rates and seasonally variable but rapid fat turnover in the common shrew (Sorex araneus)</w:t>
            </w:r>
            <w:r>
              <w:rPr>
                <w:rFonts w:ascii="Times New Roman" w:hAnsi="Times New Roman" w:cs="Times New Roman"/>
                <w:i/>
                <w:iCs/>
                <w:color w:val="000000"/>
                <w:sz w:val="22"/>
                <w:szCs w:val="22"/>
              </w:rPr>
              <w:t>. The Journal of Experimental Biology</w:t>
            </w:r>
            <w:r>
              <w:rPr>
                <w:rFonts w:ascii="Times New Roman" w:hAnsi="Times New Roman" w:cs="Times New Roman"/>
                <w:color w:val="000000"/>
                <w:sz w:val="22"/>
                <w:szCs w:val="22"/>
              </w:rPr>
              <w:t xml:space="preserve">, -08-01, vol. 220, no. Pt 15 [viewed Jan 7, 2026], pp. 2834–2841. Available from: </w:t>
            </w:r>
            <w:r>
              <w:rPr>
                <w:rFonts w:ascii="Times New Roman" w:hAnsi="Times New Roman" w:cs="Times New Roman"/>
                <w:color w:val="000000"/>
                <w:sz w:val="22"/>
                <w:szCs w:val="22"/>
              </w:rPr>
              <w:fldChar w:fldCharType="begin"/>
            </w:r>
            <w:r>
              <w:rPr>
                <w:rFonts w:ascii="Times New Roman" w:hAnsi="Times New Roman" w:cs="Times New Roman"/>
                <w:color w:val="000000"/>
                <w:sz w:val="22"/>
                <w:szCs w:val="22"/>
              </w:rPr>
              <w:instrText>HYPERLINK "https://pubmed.ncbi.nlm.nih.gov/28546508/" \t "_blank"</w:instrText>
            </w:r>
            <w:r>
              <w:rPr>
                <w:rFonts w:ascii="Times New Roman" w:hAnsi="Times New Roman" w:cs="Times New Roman"/>
                <w:color w:val="000000"/>
                <w:sz w:val="22"/>
                <w:szCs w:val="22"/>
              </w:rPr>
            </w:r>
            <w:r>
              <w:rPr>
                <w:rFonts w:ascii="Times New Roman" w:hAnsi="Times New Roman" w:cs="Times New Roman"/>
                <w:color w:val="000000"/>
                <w:sz w:val="22"/>
                <w:szCs w:val="22"/>
              </w:rPr>
              <w:fldChar w:fldCharType="separate"/>
            </w:r>
            <w:r>
              <w:rPr>
                <w:rStyle w:val="Hyperlink"/>
                <w:rFonts w:ascii="Times New Roman" w:hAnsi="Times New Roman" w:cs="Times New Roman"/>
                <w:sz w:val="22"/>
                <w:szCs w:val="22"/>
              </w:rPr>
              <w:t>https://pubmed.ncbi.nlm.nih.gov/28546508/</w:t>
            </w:r>
            <w:r>
              <w:rPr>
                <w:rFonts w:ascii="Times New Roman" w:hAnsi="Times New Roman" w:cs="Times New Roman"/>
                <w:color w:val="000000"/>
                <w:sz w:val="22"/>
                <w:szCs w:val="22"/>
              </w:rPr>
              <w:fldChar w:fldCharType="end"/>
            </w:r>
            <w:r>
              <w:rPr>
                <w:rFonts w:ascii="Times New Roman" w:hAnsi="Times New Roman" w:cs="Times New Roman"/>
                <w:color w:val="000000"/>
                <w:sz w:val="22"/>
                <w:szCs w:val="22"/>
              </w:rPr>
              <w:t xml:space="preserve"> ISSN 1477-9145. DOI 10.1242/jeb.159947.</w:t>
            </w:r>
          </w:ins>
        </w:p>
        <w:p w14:paraId="281E7582" w14:textId="77777777" w:rsidR="000C01F3" w:rsidRDefault="000C01F3">
          <w:pPr>
            <w:pStyle w:val="NormalWeb"/>
            <w:rPr>
              <w:ins w:id="234" w:author="Yuanyuan Zeng" w:date="2026-02-10T12:45:00Z" w16du:dateUtc="2026-02-10T11:45:00Z"/>
              <w:rFonts w:ascii="Times New Roman" w:hAnsi="Times New Roman" w:cs="Times New Roman"/>
              <w:color w:val="000000"/>
              <w:sz w:val="22"/>
              <w:szCs w:val="22"/>
            </w:rPr>
          </w:pPr>
          <w:ins w:id="235" w:author="Yuanyuan Zeng" w:date="2026-02-10T12:45:00Z" w16du:dateUtc="2026-02-10T11:45:00Z">
            <w:r>
              <w:rPr>
                <w:rFonts w:ascii="Times New Roman" w:hAnsi="Times New Roman" w:cs="Times New Roman"/>
                <w:color w:val="000000"/>
                <w:sz w:val="22"/>
                <w:szCs w:val="22"/>
              </w:rPr>
              <w:t>KLEINRIDDERS, A., FERRIS, H.A., CAI, W. and KAHN, C.R., 2014a. Insulin action in brain regulates systemic metabolism and brain function</w:t>
            </w:r>
            <w:r>
              <w:rPr>
                <w:rFonts w:ascii="Times New Roman" w:hAnsi="Times New Roman" w:cs="Times New Roman"/>
                <w:i/>
                <w:iCs/>
                <w:color w:val="000000"/>
                <w:sz w:val="22"/>
                <w:szCs w:val="22"/>
              </w:rPr>
              <w:t>. Diabetes</w:t>
            </w:r>
            <w:r>
              <w:rPr>
                <w:rFonts w:ascii="Times New Roman" w:hAnsi="Times New Roman" w:cs="Times New Roman"/>
                <w:color w:val="000000"/>
                <w:sz w:val="22"/>
                <w:szCs w:val="22"/>
              </w:rPr>
              <w:t xml:space="preserve">, -07, vol. 63, no. 7 [viewed Jan 27, 2026], pp. 2232–2243. Available from: </w:t>
            </w:r>
            <w:r>
              <w:rPr>
                <w:rFonts w:ascii="Times New Roman" w:hAnsi="Times New Roman" w:cs="Times New Roman"/>
                <w:color w:val="000000"/>
                <w:sz w:val="22"/>
                <w:szCs w:val="22"/>
              </w:rPr>
              <w:fldChar w:fldCharType="begin"/>
            </w:r>
            <w:r>
              <w:rPr>
                <w:rFonts w:ascii="Times New Roman" w:hAnsi="Times New Roman" w:cs="Times New Roman"/>
                <w:color w:val="000000"/>
                <w:sz w:val="22"/>
                <w:szCs w:val="22"/>
              </w:rPr>
              <w:instrText>HYPERLINK "https://pubmed.ncbi.nlm.nih.gov/24931034/" \t "_blank"</w:instrText>
            </w:r>
            <w:r>
              <w:rPr>
                <w:rFonts w:ascii="Times New Roman" w:hAnsi="Times New Roman" w:cs="Times New Roman"/>
                <w:color w:val="000000"/>
                <w:sz w:val="22"/>
                <w:szCs w:val="22"/>
              </w:rPr>
            </w:r>
            <w:r>
              <w:rPr>
                <w:rFonts w:ascii="Times New Roman" w:hAnsi="Times New Roman" w:cs="Times New Roman"/>
                <w:color w:val="000000"/>
                <w:sz w:val="22"/>
                <w:szCs w:val="22"/>
              </w:rPr>
              <w:fldChar w:fldCharType="separate"/>
            </w:r>
            <w:r>
              <w:rPr>
                <w:rStyle w:val="Hyperlink"/>
                <w:rFonts w:ascii="Times New Roman" w:hAnsi="Times New Roman" w:cs="Times New Roman"/>
                <w:sz w:val="22"/>
                <w:szCs w:val="22"/>
              </w:rPr>
              <w:t>https://pubmed.ncbi.nlm.nih.gov/24931034/</w:t>
            </w:r>
            <w:r>
              <w:rPr>
                <w:rFonts w:ascii="Times New Roman" w:hAnsi="Times New Roman" w:cs="Times New Roman"/>
                <w:color w:val="000000"/>
                <w:sz w:val="22"/>
                <w:szCs w:val="22"/>
              </w:rPr>
              <w:fldChar w:fldCharType="end"/>
            </w:r>
            <w:r>
              <w:rPr>
                <w:rFonts w:ascii="Times New Roman" w:hAnsi="Times New Roman" w:cs="Times New Roman"/>
                <w:color w:val="000000"/>
                <w:sz w:val="22"/>
                <w:szCs w:val="22"/>
              </w:rPr>
              <w:t xml:space="preserve"> ISSN 1939-327X. DOI 10.2337/db14-0568.</w:t>
            </w:r>
          </w:ins>
        </w:p>
        <w:p w14:paraId="338ECFB3" w14:textId="77777777" w:rsidR="000C01F3" w:rsidRDefault="000C01F3">
          <w:pPr>
            <w:pStyle w:val="NormalWeb"/>
            <w:rPr>
              <w:ins w:id="236" w:author="Yuanyuan Zeng" w:date="2026-02-10T12:45:00Z" w16du:dateUtc="2026-02-10T11:45:00Z"/>
              <w:rFonts w:ascii="Times New Roman" w:hAnsi="Times New Roman" w:cs="Times New Roman"/>
              <w:color w:val="000000"/>
              <w:sz w:val="22"/>
              <w:szCs w:val="22"/>
            </w:rPr>
          </w:pPr>
          <w:ins w:id="237" w:author="Yuanyuan Zeng" w:date="2026-02-10T12:45:00Z" w16du:dateUtc="2026-02-10T11:45:00Z">
            <w:r>
              <w:rPr>
                <w:rFonts w:ascii="Times New Roman" w:hAnsi="Times New Roman" w:cs="Times New Roman"/>
                <w:color w:val="000000"/>
                <w:sz w:val="22"/>
                <w:szCs w:val="22"/>
              </w:rPr>
              <w:t>KLEINRIDDERS, A., FERRIS, H.A., CAI, W. and KAHN, C.R., 2014b. Insulin Action in Brain Regulates Systemic Metabolism and Brain Function</w:t>
            </w:r>
            <w:r>
              <w:rPr>
                <w:rFonts w:ascii="Times New Roman" w:hAnsi="Times New Roman" w:cs="Times New Roman"/>
                <w:i/>
                <w:iCs/>
                <w:color w:val="000000"/>
                <w:sz w:val="22"/>
                <w:szCs w:val="22"/>
              </w:rPr>
              <w:t>. Diabetes</w:t>
            </w:r>
            <w:r>
              <w:rPr>
                <w:rFonts w:ascii="Times New Roman" w:hAnsi="Times New Roman" w:cs="Times New Roman"/>
                <w:color w:val="000000"/>
                <w:sz w:val="22"/>
                <w:szCs w:val="22"/>
              </w:rPr>
              <w:t xml:space="preserve">, -06-14, vol. 63, no. 7 [viewed Jan 27, 2026], pp. 2232. Available from: </w:t>
            </w:r>
            <w:r>
              <w:rPr>
                <w:rFonts w:ascii="Times New Roman" w:hAnsi="Times New Roman" w:cs="Times New Roman"/>
                <w:color w:val="000000"/>
                <w:sz w:val="22"/>
                <w:szCs w:val="22"/>
              </w:rPr>
              <w:fldChar w:fldCharType="begin"/>
            </w:r>
            <w:r>
              <w:rPr>
                <w:rFonts w:ascii="Times New Roman" w:hAnsi="Times New Roman" w:cs="Times New Roman"/>
                <w:color w:val="000000"/>
                <w:sz w:val="22"/>
                <w:szCs w:val="22"/>
              </w:rPr>
              <w:instrText>HYPERLINK "https://doi.org/10.2337/db14-0568" \t "_blank"</w:instrText>
            </w:r>
            <w:r>
              <w:rPr>
                <w:rFonts w:ascii="Times New Roman" w:hAnsi="Times New Roman" w:cs="Times New Roman"/>
                <w:color w:val="000000"/>
                <w:sz w:val="22"/>
                <w:szCs w:val="22"/>
              </w:rPr>
            </w:r>
            <w:r>
              <w:rPr>
                <w:rFonts w:ascii="Times New Roman" w:hAnsi="Times New Roman" w:cs="Times New Roman"/>
                <w:color w:val="000000"/>
                <w:sz w:val="22"/>
                <w:szCs w:val="22"/>
              </w:rPr>
              <w:fldChar w:fldCharType="separate"/>
            </w:r>
            <w:r>
              <w:rPr>
                <w:rStyle w:val="Hyperlink"/>
                <w:rFonts w:ascii="Times New Roman" w:hAnsi="Times New Roman" w:cs="Times New Roman"/>
                <w:sz w:val="22"/>
                <w:szCs w:val="22"/>
              </w:rPr>
              <w:t>https://doi.org/10.2337/db14-0568</w:t>
            </w:r>
            <w:r>
              <w:rPr>
                <w:rFonts w:ascii="Times New Roman" w:hAnsi="Times New Roman" w:cs="Times New Roman"/>
                <w:color w:val="000000"/>
                <w:sz w:val="22"/>
                <w:szCs w:val="22"/>
              </w:rPr>
              <w:fldChar w:fldCharType="end"/>
            </w:r>
            <w:r>
              <w:rPr>
                <w:rFonts w:ascii="Times New Roman" w:hAnsi="Times New Roman" w:cs="Times New Roman"/>
                <w:color w:val="000000"/>
                <w:sz w:val="22"/>
                <w:szCs w:val="22"/>
              </w:rPr>
              <w:t xml:space="preserve"> ISSN 0012-1797. DOI 10.2337/db14-0568.</w:t>
            </w:r>
          </w:ins>
        </w:p>
        <w:p w14:paraId="08C2C6D8" w14:textId="77777777" w:rsidR="000C01F3" w:rsidRDefault="000C01F3">
          <w:pPr>
            <w:pStyle w:val="NormalWeb"/>
            <w:rPr>
              <w:ins w:id="238" w:author="Yuanyuan Zeng" w:date="2026-02-10T12:45:00Z" w16du:dateUtc="2026-02-10T11:45:00Z"/>
              <w:rFonts w:ascii="Times New Roman" w:hAnsi="Times New Roman" w:cs="Times New Roman"/>
              <w:color w:val="000000"/>
              <w:sz w:val="22"/>
              <w:szCs w:val="22"/>
            </w:rPr>
          </w:pPr>
          <w:ins w:id="239" w:author="Yuanyuan Zeng" w:date="2026-02-10T12:45:00Z" w16du:dateUtc="2026-02-10T11:45:00Z">
            <w:r>
              <w:rPr>
                <w:rFonts w:ascii="Times New Roman" w:hAnsi="Times New Roman" w:cs="Times New Roman"/>
                <w:color w:val="000000"/>
                <w:sz w:val="22"/>
                <w:szCs w:val="22"/>
              </w:rPr>
              <w:t>LÁZARO, J., HERTEL, M., MUTURI, M. and DECHMANN, D.K., 2019. Seasonal reversible size changes in the braincase and mass of common shrews are flexibly modified by environmental conditions</w:t>
            </w:r>
            <w:r>
              <w:rPr>
                <w:rFonts w:ascii="Times New Roman" w:hAnsi="Times New Roman" w:cs="Times New Roman"/>
                <w:i/>
                <w:iCs/>
                <w:color w:val="000000"/>
                <w:sz w:val="22"/>
                <w:szCs w:val="22"/>
              </w:rPr>
              <w:t>. Scientific Reports</w:t>
            </w:r>
            <w:r>
              <w:rPr>
                <w:rFonts w:ascii="Times New Roman" w:hAnsi="Times New Roman" w:cs="Times New Roman"/>
                <w:color w:val="000000"/>
                <w:sz w:val="22"/>
                <w:szCs w:val="22"/>
              </w:rPr>
              <w:t>, vol. 9, no. 1, pp. 2489.</w:t>
            </w:r>
          </w:ins>
        </w:p>
        <w:p w14:paraId="33530484" w14:textId="77777777" w:rsidR="000C01F3" w:rsidRDefault="000C01F3">
          <w:pPr>
            <w:pStyle w:val="NormalWeb"/>
            <w:rPr>
              <w:ins w:id="240" w:author="Yuanyuan Zeng" w:date="2026-02-10T12:45:00Z" w16du:dateUtc="2026-02-10T11:45:00Z"/>
              <w:rFonts w:ascii="Times New Roman" w:hAnsi="Times New Roman" w:cs="Times New Roman"/>
              <w:color w:val="000000"/>
              <w:sz w:val="22"/>
              <w:szCs w:val="22"/>
            </w:rPr>
          </w:pPr>
          <w:ins w:id="241" w:author="Yuanyuan Zeng" w:date="2026-02-10T12:45:00Z" w16du:dateUtc="2026-02-10T11:45:00Z">
            <w:r>
              <w:rPr>
                <w:rFonts w:ascii="Times New Roman" w:hAnsi="Times New Roman" w:cs="Times New Roman"/>
                <w:color w:val="000000"/>
                <w:sz w:val="22"/>
                <w:szCs w:val="22"/>
              </w:rPr>
              <w:t>LÁZARO, J., HERTEL, M., SHERWOOD, C.C., MUTURI, M. and DECHMANN, D.K.N., 2018. Profound seasonal changes in brain size and architecture in the common shrew</w:t>
            </w:r>
            <w:r>
              <w:rPr>
                <w:rFonts w:ascii="Times New Roman" w:hAnsi="Times New Roman" w:cs="Times New Roman"/>
                <w:i/>
                <w:iCs/>
                <w:color w:val="000000"/>
                <w:sz w:val="22"/>
                <w:szCs w:val="22"/>
              </w:rPr>
              <w:t>. Brain Structure &amp; Function</w:t>
            </w:r>
            <w:r>
              <w:rPr>
                <w:rFonts w:ascii="Times New Roman" w:hAnsi="Times New Roman" w:cs="Times New Roman"/>
                <w:color w:val="000000"/>
                <w:sz w:val="22"/>
                <w:szCs w:val="22"/>
              </w:rPr>
              <w:t xml:space="preserve">, vol. 223, no. 6 [viewed Jan 27, 2026], pp. 2823–2840. Available from: </w:t>
            </w:r>
            <w:r>
              <w:rPr>
                <w:rFonts w:ascii="Times New Roman" w:hAnsi="Times New Roman" w:cs="Times New Roman"/>
                <w:color w:val="000000"/>
                <w:sz w:val="22"/>
                <w:szCs w:val="22"/>
              </w:rPr>
              <w:fldChar w:fldCharType="begin"/>
            </w:r>
            <w:r>
              <w:rPr>
                <w:rFonts w:ascii="Times New Roman" w:hAnsi="Times New Roman" w:cs="Times New Roman"/>
                <w:color w:val="000000"/>
                <w:sz w:val="22"/>
                <w:szCs w:val="22"/>
              </w:rPr>
              <w:instrText>HYPERLINK "https://pmc.ncbi.nlm.nih.gov/articles/PMC5995987/" \t "_blank"</w:instrText>
            </w:r>
            <w:r>
              <w:rPr>
                <w:rFonts w:ascii="Times New Roman" w:hAnsi="Times New Roman" w:cs="Times New Roman"/>
                <w:color w:val="000000"/>
                <w:sz w:val="22"/>
                <w:szCs w:val="22"/>
              </w:rPr>
            </w:r>
            <w:r>
              <w:rPr>
                <w:rFonts w:ascii="Times New Roman" w:hAnsi="Times New Roman" w:cs="Times New Roman"/>
                <w:color w:val="000000"/>
                <w:sz w:val="22"/>
                <w:szCs w:val="22"/>
              </w:rPr>
              <w:fldChar w:fldCharType="separate"/>
            </w:r>
            <w:r>
              <w:rPr>
                <w:rStyle w:val="Hyperlink"/>
                <w:rFonts w:ascii="Times New Roman" w:hAnsi="Times New Roman" w:cs="Times New Roman"/>
                <w:sz w:val="22"/>
                <w:szCs w:val="22"/>
              </w:rPr>
              <w:t>https://pmc.ncbi.nlm.nih.gov/articles/PMC5995987/</w:t>
            </w:r>
            <w:r>
              <w:rPr>
                <w:rFonts w:ascii="Times New Roman" w:hAnsi="Times New Roman" w:cs="Times New Roman"/>
                <w:color w:val="000000"/>
                <w:sz w:val="22"/>
                <w:szCs w:val="22"/>
              </w:rPr>
              <w:fldChar w:fldCharType="end"/>
            </w:r>
            <w:r>
              <w:rPr>
                <w:rFonts w:ascii="Times New Roman" w:hAnsi="Times New Roman" w:cs="Times New Roman"/>
                <w:color w:val="000000"/>
                <w:sz w:val="22"/>
                <w:szCs w:val="22"/>
              </w:rPr>
              <w:t xml:space="preserve"> ISSN 1863-2653. DOI 10.1007/s00429-018-1666-5.</w:t>
            </w:r>
          </w:ins>
        </w:p>
        <w:p w14:paraId="12E110B3" w14:textId="77777777" w:rsidR="000C01F3" w:rsidRDefault="000C01F3">
          <w:pPr>
            <w:pStyle w:val="NormalWeb"/>
            <w:rPr>
              <w:ins w:id="242" w:author="Yuanyuan Zeng" w:date="2026-02-10T12:45:00Z" w16du:dateUtc="2026-02-10T11:45:00Z"/>
              <w:rFonts w:ascii="Times New Roman" w:hAnsi="Times New Roman" w:cs="Times New Roman"/>
              <w:color w:val="000000"/>
              <w:sz w:val="22"/>
              <w:szCs w:val="22"/>
            </w:rPr>
          </w:pPr>
          <w:ins w:id="243" w:author="Yuanyuan Zeng" w:date="2026-02-10T12:45:00Z" w16du:dateUtc="2026-02-10T11:45:00Z">
            <w:r>
              <w:rPr>
                <w:rFonts w:ascii="Times New Roman" w:hAnsi="Times New Roman" w:cs="Times New Roman"/>
                <w:color w:val="000000"/>
                <w:sz w:val="22"/>
                <w:szCs w:val="22"/>
              </w:rPr>
              <w:t>LÁZARO, J., NOVÁKOVÁ, L., HERTEL, M., TAYLOR, J.R., MUTURI, M., ZUB, K. and DECHMANN, D.K., 2021. Geographic patterns in seasonal changes of body mass, skull, and brain size of common shrews</w:t>
            </w:r>
            <w:r>
              <w:rPr>
                <w:rFonts w:ascii="Times New Roman" w:hAnsi="Times New Roman" w:cs="Times New Roman"/>
                <w:i/>
                <w:iCs/>
                <w:color w:val="000000"/>
                <w:sz w:val="22"/>
                <w:szCs w:val="22"/>
              </w:rPr>
              <w:t>. Ecology and Evolution</w:t>
            </w:r>
            <w:r>
              <w:rPr>
                <w:rFonts w:ascii="Times New Roman" w:hAnsi="Times New Roman" w:cs="Times New Roman"/>
                <w:color w:val="000000"/>
                <w:sz w:val="22"/>
                <w:szCs w:val="22"/>
              </w:rPr>
              <w:t>, vol. 11, no. 6, pp. 2431–2448.</w:t>
            </w:r>
          </w:ins>
        </w:p>
        <w:p w14:paraId="5F4A6736" w14:textId="77777777" w:rsidR="000C01F3" w:rsidRDefault="000C01F3">
          <w:pPr>
            <w:pStyle w:val="NormalWeb"/>
            <w:rPr>
              <w:ins w:id="244" w:author="Yuanyuan Zeng" w:date="2026-02-10T12:45:00Z" w16du:dateUtc="2026-02-10T11:45:00Z"/>
              <w:rFonts w:ascii="Times New Roman" w:hAnsi="Times New Roman" w:cs="Times New Roman"/>
              <w:color w:val="000000"/>
              <w:sz w:val="22"/>
              <w:szCs w:val="22"/>
            </w:rPr>
          </w:pPr>
          <w:ins w:id="245" w:author="Yuanyuan Zeng" w:date="2026-02-10T12:45:00Z" w16du:dateUtc="2026-02-10T11:45:00Z">
            <w:r>
              <w:rPr>
                <w:rFonts w:ascii="Times New Roman" w:hAnsi="Times New Roman" w:cs="Times New Roman"/>
                <w:color w:val="000000"/>
                <w:sz w:val="22"/>
                <w:szCs w:val="22"/>
              </w:rPr>
              <w:t>LIN, M.T. and BEAL, M.F., 2006. Mitochondrial dysfunction and oxidative stress in neurodegenerative diseases</w:t>
            </w:r>
            <w:r>
              <w:rPr>
                <w:rFonts w:ascii="Times New Roman" w:hAnsi="Times New Roman" w:cs="Times New Roman"/>
                <w:i/>
                <w:iCs/>
                <w:color w:val="000000"/>
                <w:sz w:val="22"/>
                <w:szCs w:val="22"/>
              </w:rPr>
              <w:t>. Nature</w:t>
            </w:r>
            <w:r>
              <w:rPr>
                <w:rFonts w:ascii="Times New Roman" w:hAnsi="Times New Roman" w:cs="Times New Roman"/>
                <w:color w:val="000000"/>
                <w:sz w:val="22"/>
                <w:szCs w:val="22"/>
              </w:rPr>
              <w:t>, vol. 443, no. 7113, pp. 787–795.</w:t>
            </w:r>
          </w:ins>
        </w:p>
        <w:p w14:paraId="446667B2" w14:textId="77777777" w:rsidR="000C01F3" w:rsidRDefault="000C01F3">
          <w:pPr>
            <w:pStyle w:val="NormalWeb"/>
            <w:rPr>
              <w:ins w:id="246" w:author="Yuanyuan Zeng" w:date="2026-02-10T12:45:00Z" w16du:dateUtc="2026-02-10T11:45:00Z"/>
              <w:rFonts w:ascii="Times New Roman" w:hAnsi="Times New Roman" w:cs="Times New Roman"/>
              <w:color w:val="000000"/>
              <w:sz w:val="22"/>
              <w:szCs w:val="22"/>
            </w:rPr>
          </w:pPr>
          <w:ins w:id="247" w:author="Yuanyuan Zeng" w:date="2026-02-10T12:45:00Z" w16du:dateUtc="2026-02-10T11:45:00Z">
            <w:r>
              <w:rPr>
                <w:rFonts w:ascii="Times New Roman" w:hAnsi="Times New Roman" w:cs="Times New Roman"/>
                <w:color w:val="000000"/>
                <w:sz w:val="22"/>
                <w:szCs w:val="22"/>
              </w:rPr>
              <w:t>MATTSON, M.P., GLEICHMANN, M. and CHENG, A., 2008. Mitochondria in neuroplasticity and neurological disorders</w:t>
            </w:r>
            <w:r>
              <w:rPr>
                <w:rFonts w:ascii="Times New Roman" w:hAnsi="Times New Roman" w:cs="Times New Roman"/>
                <w:i/>
                <w:iCs/>
                <w:color w:val="000000"/>
                <w:sz w:val="22"/>
                <w:szCs w:val="22"/>
              </w:rPr>
              <w:t>. Neuron</w:t>
            </w:r>
            <w:r>
              <w:rPr>
                <w:rFonts w:ascii="Times New Roman" w:hAnsi="Times New Roman" w:cs="Times New Roman"/>
                <w:color w:val="000000"/>
                <w:sz w:val="22"/>
                <w:szCs w:val="22"/>
              </w:rPr>
              <w:t>, vol. 60, no. 5, pp. 748–766.</w:t>
            </w:r>
          </w:ins>
        </w:p>
        <w:p w14:paraId="27A4F2C7" w14:textId="77777777" w:rsidR="000C01F3" w:rsidRDefault="000C01F3">
          <w:pPr>
            <w:pStyle w:val="NormalWeb"/>
            <w:rPr>
              <w:ins w:id="248" w:author="Yuanyuan Zeng" w:date="2026-02-10T12:45:00Z" w16du:dateUtc="2026-02-10T11:45:00Z"/>
              <w:rFonts w:ascii="Times New Roman" w:hAnsi="Times New Roman" w:cs="Times New Roman"/>
              <w:color w:val="000000"/>
              <w:sz w:val="22"/>
              <w:szCs w:val="22"/>
            </w:rPr>
          </w:pPr>
          <w:ins w:id="249" w:author="Yuanyuan Zeng" w:date="2026-02-10T12:45:00Z" w16du:dateUtc="2026-02-10T11:45:00Z">
            <w:r>
              <w:rPr>
                <w:rFonts w:ascii="Times New Roman" w:hAnsi="Times New Roman" w:cs="Times New Roman"/>
                <w:color w:val="000000"/>
                <w:sz w:val="22"/>
                <w:szCs w:val="22"/>
              </w:rPr>
              <w:t>MOSCONI, L., PUPI, A. and DE LEON, M.J., 2008. Brain glucose hypometabolism and oxidative stress in preclinical Alzheimer's disease</w:t>
            </w:r>
            <w:r>
              <w:rPr>
                <w:rFonts w:ascii="Times New Roman" w:hAnsi="Times New Roman" w:cs="Times New Roman"/>
                <w:i/>
                <w:iCs/>
                <w:color w:val="000000"/>
                <w:sz w:val="22"/>
                <w:szCs w:val="22"/>
              </w:rPr>
              <w:t>. Annals of the New York Academy of Sciences</w:t>
            </w:r>
            <w:r>
              <w:rPr>
                <w:rFonts w:ascii="Times New Roman" w:hAnsi="Times New Roman" w:cs="Times New Roman"/>
                <w:color w:val="000000"/>
                <w:sz w:val="22"/>
                <w:szCs w:val="22"/>
              </w:rPr>
              <w:t xml:space="preserve">, -12, vol. 1147 [viewed Jan 26, 2026], pp. 180–195. Available from: </w:t>
            </w:r>
            <w:r>
              <w:rPr>
                <w:rFonts w:ascii="Times New Roman" w:hAnsi="Times New Roman" w:cs="Times New Roman"/>
                <w:color w:val="000000"/>
                <w:sz w:val="22"/>
                <w:szCs w:val="22"/>
              </w:rPr>
              <w:fldChar w:fldCharType="begin"/>
            </w:r>
            <w:r>
              <w:rPr>
                <w:rFonts w:ascii="Times New Roman" w:hAnsi="Times New Roman" w:cs="Times New Roman"/>
                <w:color w:val="000000"/>
                <w:sz w:val="22"/>
                <w:szCs w:val="22"/>
              </w:rPr>
              <w:instrText>HYPERLINK "https://pubmed.ncbi.nlm.nih.gov/19076441/" \t "_blank"</w:instrText>
            </w:r>
            <w:r>
              <w:rPr>
                <w:rFonts w:ascii="Times New Roman" w:hAnsi="Times New Roman" w:cs="Times New Roman"/>
                <w:color w:val="000000"/>
                <w:sz w:val="22"/>
                <w:szCs w:val="22"/>
              </w:rPr>
            </w:r>
            <w:r>
              <w:rPr>
                <w:rFonts w:ascii="Times New Roman" w:hAnsi="Times New Roman" w:cs="Times New Roman"/>
                <w:color w:val="000000"/>
                <w:sz w:val="22"/>
                <w:szCs w:val="22"/>
              </w:rPr>
              <w:fldChar w:fldCharType="separate"/>
            </w:r>
            <w:r>
              <w:rPr>
                <w:rStyle w:val="Hyperlink"/>
                <w:rFonts w:ascii="Times New Roman" w:hAnsi="Times New Roman" w:cs="Times New Roman"/>
                <w:sz w:val="22"/>
                <w:szCs w:val="22"/>
              </w:rPr>
              <w:t>https://pubmed.ncbi.nlm.nih.gov/19076441/</w:t>
            </w:r>
            <w:r>
              <w:rPr>
                <w:rFonts w:ascii="Times New Roman" w:hAnsi="Times New Roman" w:cs="Times New Roman"/>
                <w:color w:val="000000"/>
                <w:sz w:val="22"/>
                <w:szCs w:val="22"/>
              </w:rPr>
              <w:fldChar w:fldCharType="end"/>
            </w:r>
            <w:r>
              <w:rPr>
                <w:rFonts w:ascii="Times New Roman" w:hAnsi="Times New Roman" w:cs="Times New Roman"/>
                <w:color w:val="000000"/>
                <w:sz w:val="22"/>
                <w:szCs w:val="22"/>
              </w:rPr>
              <w:t xml:space="preserve"> ISSN 1749-6632. DOI 10.1196/annals.1427.007.</w:t>
            </w:r>
          </w:ins>
        </w:p>
        <w:p w14:paraId="7E029155" w14:textId="77777777" w:rsidR="000C01F3" w:rsidRDefault="000C01F3">
          <w:pPr>
            <w:pStyle w:val="NormalWeb"/>
            <w:rPr>
              <w:ins w:id="250" w:author="Yuanyuan Zeng" w:date="2026-02-10T12:45:00Z" w16du:dateUtc="2026-02-10T11:45:00Z"/>
              <w:rFonts w:ascii="Times New Roman" w:hAnsi="Times New Roman" w:cs="Times New Roman"/>
              <w:color w:val="000000"/>
              <w:sz w:val="22"/>
              <w:szCs w:val="22"/>
            </w:rPr>
          </w:pPr>
          <w:ins w:id="251" w:author="Yuanyuan Zeng" w:date="2026-02-10T12:45:00Z" w16du:dateUtc="2026-02-10T11:45:00Z">
            <w:r>
              <w:rPr>
                <w:rFonts w:ascii="Times New Roman" w:hAnsi="Times New Roman" w:cs="Times New Roman"/>
                <w:color w:val="000000"/>
                <w:sz w:val="22"/>
                <w:szCs w:val="22"/>
              </w:rPr>
              <w:lastRenderedPageBreak/>
              <w:t>NOGUEIRA, S., SECHIDIS, K. and BROWN, G., 2018. On the stability of feature selection algorithms</w:t>
            </w:r>
            <w:r>
              <w:rPr>
                <w:rFonts w:ascii="Times New Roman" w:hAnsi="Times New Roman" w:cs="Times New Roman"/>
                <w:i/>
                <w:iCs/>
                <w:color w:val="000000"/>
                <w:sz w:val="22"/>
                <w:szCs w:val="22"/>
              </w:rPr>
              <w:t>. Journal of Machine Learning Research</w:t>
            </w:r>
            <w:r>
              <w:rPr>
                <w:rFonts w:ascii="Times New Roman" w:hAnsi="Times New Roman" w:cs="Times New Roman"/>
                <w:color w:val="000000"/>
                <w:sz w:val="22"/>
                <w:szCs w:val="22"/>
              </w:rPr>
              <w:t>, vol. 18, no. 174, pp. 1–54.</w:t>
            </w:r>
          </w:ins>
        </w:p>
        <w:p w14:paraId="438E704D" w14:textId="77777777" w:rsidR="000C01F3" w:rsidRDefault="000C01F3">
          <w:pPr>
            <w:pStyle w:val="NormalWeb"/>
            <w:rPr>
              <w:ins w:id="252" w:author="Yuanyuan Zeng" w:date="2026-02-10T12:45:00Z" w16du:dateUtc="2026-02-10T11:45:00Z"/>
              <w:rFonts w:ascii="Times New Roman" w:hAnsi="Times New Roman" w:cs="Times New Roman"/>
              <w:color w:val="000000"/>
              <w:sz w:val="22"/>
              <w:szCs w:val="22"/>
            </w:rPr>
          </w:pPr>
          <w:ins w:id="253" w:author="Yuanyuan Zeng" w:date="2026-02-10T12:45:00Z" w16du:dateUtc="2026-02-10T11:45:00Z">
            <w:r>
              <w:rPr>
                <w:rFonts w:ascii="Times New Roman" w:hAnsi="Times New Roman" w:cs="Times New Roman"/>
                <w:color w:val="000000"/>
                <w:sz w:val="22"/>
                <w:szCs w:val="22"/>
              </w:rPr>
              <w:t>NOVÁKOVÁ, L., LÁZARO, J., MUTURI, M., DULLIN, C. and DECHMANN, D.K.N., 2022. Winter conditions, not resource availability alone, may drive reversible seasonal skull size changes in moles</w:t>
            </w:r>
            <w:r>
              <w:rPr>
                <w:rFonts w:ascii="Times New Roman" w:hAnsi="Times New Roman" w:cs="Times New Roman"/>
                <w:i/>
                <w:iCs/>
                <w:color w:val="000000"/>
                <w:sz w:val="22"/>
                <w:szCs w:val="22"/>
              </w:rPr>
              <w:t>. Royal Society Open Science</w:t>
            </w:r>
            <w:r>
              <w:rPr>
                <w:rFonts w:ascii="Times New Roman" w:hAnsi="Times New Roman" w:cs="Times New Roman"/>
                <w:color w:val="000000"/>
                <w:sz w:val="22"/>
                <w:szCs w:val="22"/>
              </w:rPr>
              <w:t xml:space="preserve">, -09, vol. 9, no. 9 [viewed Jan 7, 2026], pp. 220652. Available from: </w:t>
            </w:r>
            <w:r>
              <w:rPr>
                <w:rFonts w:ascii="Times New Roman" w:hAnsi="Times New Roman" w:cs="Times New Roman"/>
                <w:color w:val="000000"/>
                <w:sz w:val="22"/>
                <w:szCs w:val="22"/>
              </w:rPr>
              <w:fldChar w:fldCharType="begin"/>
            </w:r>
            <w:r>
              <w:rPr>
                <w:rFonts w:ascii="Times New Roman" w:hAnsi="Times New Roman" w:cs="Times New Roman"/>
                <w:color w:val="000000"/>
                <w:sz w:val="22"/>
                <w:szCs w:val="22"/>
              </w:rPr>
              <w:instrText>HYPERLINK "https://pubmed.ncbi.nlm.nih.gov/36133148/" \t "_blank"</w:instrText>
            </w:r>
            <w:r>
              <w:rPr>
                <w:rFonts w:ascii="Times New Roman" w:hAnsi="Times New Roman" w:cs="Times New Roman"/>
                <w:color w:val="000000"/>
                <w:sz w:val="22"/>
                <w:szCs w:val="22"/>
              </w:rPr>
            </w:r>
            <w:r>
              <w:rPr>
                <w:rFonts w:ascii="Times New Roman" w:hAnsi="Times New Roman" w:cs="Times New Roman"/>
                <w:color w:val="000000"/>
                <w:sz w:val="22"/>
                <w:szCs w:val="22"/>
              </w:rPr>
              <w:fldChar w:fldCharType="separate"/>
            </w:r>
            <w:r>
              <w:rPr>
                <w:rStyle w:val="Hyperlink"/>
                <w:rFonts w:ascii="Times New Roman" w:hAnsi="Times New Roman" w:cs="Times New Roman"/>
                <w:sz w:val="22"/>
                <w:szCs w:val="22"/>
              </w:rPr>
              <w:t>https://pubmed.ncbi.nlm.nih.gov/36133148/</w:t>
            </w:r>
            <w:r>
              <w:rPr>
                <w:rFonts w:ascii="Times New Roman" w:hAnsi="Times New Roman" w:cs="Times New Roman"/>
                <w:color w:val="000000"/>
                <w:sz w:val="22"/>
                <w:szCs w:val="22"/>
              </w:rPr>
              <w:fldChar w:fldCharType="end"/>
            </w:r>
            <w:r>
              <w:rPr>
                <w:rFonts w:ascii="Times New Roman" w:hAnsi="Times New Roman" w:cs="Times New Roman"/>
                <w:color w:val="000000"/>
                <w:sz w:val="22"/>
                <w:szCs w:val="22"/>
              </w:rPr>
              <w:t xml:space="preserve"> ISSN 2054-5703. DOI 10.1098/rsos.220652.</w:t>
            </w:r>
          </w:ins>
        </w:p>
        <w:p w14:paraId="4A770EB7" w14:textId="77777777" w:rsidR="000C01F3" w:rsidRDefault="000C01F3">
          <w:pPr>
            <w:pStyle w:val="NormalWeb"/>
            <w:rPr>
              <w:ins w:id="254" w:author="Yuanyuan Zeng" w:date="2026-02-10T12:45:00Z" w16du:dateUtc="2026-02-10T11:45:00Z"/>
              <w:rFonts w:ascii="Times New Roman" w:hAnsi="Times New Roman" w:cs="Times New Roman"/>
              <w:color w:val="000000"/>
              <w:sz w:val="22"/>
              <w:szCs w:val="22"/>
            </w:rPr>
          </w:pPr>
          <w:ins w:id="255" w:author="Yuanyuan Zeng" w:date="2026-02-10T12:45:00Z" w16du:dateUtc="2026-02-10T11:45:00Z">
            <w:r>
              <w:rPr>
                <w:rFonts w:ascii="Times New Roman" w:hAnsi="Times New Roman" w:cs="Times New Roman"/>
                <w:color w:val="000000"/>
                <w:sz w:val="22"/>
                <w:szCs w:val="22"/>
              </w:rPr>
              <w:t>OAKLEY, R.H. and CIDLOWSKI, J.A., 2013. The biology of the glucocorticoid receptor: new signaling mechanisms in health and disease</w:t>
            </w:r>
            <w:r>
              <w:rPr>
                <w:rFonts w:ascii="Times New Roman" w:hAnsi="Times New Roman" w:cs="Times New Roman"/>
                <w:i/>
                <w:iCs/>
                <w:color w:val="000000"/>
                <w:sz w:val="22"/>
                <w:szCs w:val="22"/>
              </w:rPr>
              <w:t>. The Journal of Allergy and Clinical Immunology</w:t>
            </w:r>
            <w:r>
              <w:rPr>
                <w:rFonts w:ascii="Times New Roman" w:hAnsi="Times New Roman" w:cs="Times New Roman"/>
                <w:color w:val="000000"/>
                <w:sz w:val="22"/>
                <w:szCs w:val="22"/>
              </w:rPr>
              <w:t xml:space="preserve">, -11, vol. 132, no. 5 [viewed Jan 26, 2026], pp. 1033–1044. Available from: </w:t>
            </w:r>
            <w:r>
              <w:rPr>
                <w:rFonts w:ascii="Times New Roman" w:hAnsi="Times New Roman" w:cs="Times New Roman"/>
                <w:color w:val="000000"/>
                <w:sz w:val="22"/>
                <w:szCs w:val="22"/>
              </w:rPr>
              <w:fldChar w:fldCharType="begin"/>
            </w:r>
            <w:r>
              <w:rPr>
                <w:rFonts w:ascii="Times New Roman" w:hAnsi="Times New Roman" w:cs="Times New Roman"/>
                <w:color w:val="000000"/>
                <w:sz w:val="22"/>
                <w:szCs w:val="22"/>
              </w:rPr>
              <w:instrText>HYPERLINK "https://pubmed.ncbi.nlm.nih.gov/24084075/" \t "_blank"</w:instrText>
            </w:r>
            <w:r>
              <w:rPr>
                <w:rFonts w:ascii="Times New Roman" w:hAnsi="Times New Roman" w:cs="Times New Roman"/>
                <w:color w:val="000000"/>
                <w:sz w:val="22"/>
                <w:szCs w:val="22"/>
              </w:rPr>
            </w:r>
            <w:r>
              <w:rPr>
                <w:rFonts w:ascii="Times New Roman" w:hAnsi="Times New Roman" w:cs="Times New Roman"/>
                <w:color w:val="000000"/>
                <w:sz w:val="22"/>
                <w:szCs w:val="22"/>
              </w:rPr>
              <w:fldChar w:fldCharType="separate"/>
            </w:r>
            <w:r>
              <w:rPr>
                <w:rStyle w:val="Hyperlink"/>
                <w:rFonts w:ascii="Times New Roman" w:hAnsi="Times New Roman" w:cs="Times New Roman"/>
                <w:sz w:val="22"/>
                <w:szCs w:val="22"/>
              </w:rPr>
              <w:t>https://pubmed.ncbi.nlm.nih.gov/24084075/</w:t>
            </w:r>
            <w:r>
              <w:rPr>
                <w:rFonts w:ascii="Times New Roman" w:hAnsi="Times New Roman" w:cs="Times New Roman"/>
                <w:color w:val="000000"/>
                <w:sz w:val="22"/>
                <w:szCs w:val="22"/>
              </w:rPr>
              <w:fldChar w:fldCharType="end"/>
            </w:r>
            <w:r>
              <w:rPr>
                <w:rFonts w:ascii="Times New Roman" w:hAnsi="Times New Roman" w:cs="Times New Roman"/>
                <w:color w:val="000000"/>
                <w:sz w:val="22"/>
                <w:szCs w:val="22"/>
              </w:rPr>
              <w:t xml:space="preserve"> ISSN 1097-6825. DOI 10.1016/j.jaci.2013.09.007.</w:t>
            </w:r>
          </w:ins>
        </w:p>
        <w:p w14:paraId="547C6D07" w14:textId="77777777" w:rsidR="000C01F3" w:rsidRDefault="000C01F3">
          <w:pPr>
            <w:pStyle w:val="NormalWeb"/>
            <w:rPr>
              <w:ins w:id="256" w:author="Yuanyuan Zeng" w:date="2026-02-10T12:45:00Z" w16du:dateUtc="2026-02-10T11:45:00Z"/>
              <w:rFonts w:ascii="Times New Roman" w:hAnsi="Times New Roman" w:cs="Times New Roman"/>
              <w:color w:val="000000"/>
              <w:sz w:val="22"/>
              <w:szCs w:val="22"/>
            </w:rPr>
          </w:pPr>
          <w:ins w:id="257" w:author="Yuanyuan Zeng" w:date="2026-02-10T12:45:00Z" w16du:dateUtc="2026-02-10T11:45:00Z">
            <w:r>
              <w:rPr>
                <w:rFonts w:ascii="Times New Roman" w:hAnsi="Times New Roman" w:cs="Times New Roman"/>
                <w:color w:val="000000"/>
                <w:sz w:val="22"/>
                <w:szCs w:val="22"/>
              </w:rPr>
              <w:t>PAULUSMA, C.C., LAMERS, W.H., BROER, S. and VAN DE GRAAF, S.F.J., 2022. Amino acid metabolism, transport and signalling in the liver revisited</w:t>
            </w:r>
            <w:r>
              <w:rPr>
                <w:rFonts w:ascii="Times New Roman" w:hAnsi="Times New Roman" w:cs="Times New Roman"/>
                <w:i/>
                <w:iCs/>
                <w:color w:val="000000"/>
                <w:sz w:val="22"/>
                <w:szCs w:val="22"/>
              </w:rPr>
              <w:t>. Biochemical Pharmacology</w:t>
            </w:r>
            <w:r>
              <w:rPr>
                <w:rFonts w:ascii="Times New Roman" w:hAnsi="Times New Roman" w:cs="Times New Roman"/>
                <w:color w:val="000000"/>
                <w:sz w:val="22"/>
                <w:szCs w:val="22"/>
              </w:rPr>
              <w:t xml:space="preserve">, -07, vol. 201 [viewed Jan 7, 2026], pp. 115074. Available from: </w:t>
            </w:r>
            <w:r>
              <w:rPr>
                <w:rFonts w:ascii="Times New Roman" w:hAnsi="Times New Roman" w:cs="Times New Roman"/>
                <w:color w:val="000000"/>
                <w:sz w:val="22"/>
                <w:szCs w:val="22"/>
              </w:rPr>
              <w:fldChar w:fldCharType="begin"/>
            </w:r>
            <w:r>
              <w:rPr>
                <w:rFonts w:ascii="Times New Roman" w:hAnsi="Times New Roman" w:cs="Times New Roman"/>
                <w:color w:val="000000"/>
                <w:sz w:val="22"/>
                <w:szCs w:val="22"/>
              </w:rPr>
              <w:instrText>HYPERLINK "https://pubmed.ncbi.nlm.nih.gov/35568239/" \t "_blank"</w:instrText>
            </w:r>
            <w:r>
              <w:rPr>
                <w:rFonts w:ascii="Times New Roman" w:hAnsi="Times New Roman" w:cs="Times New Roman"/>
                <w:color w:val="000000"/>
                <w:sz w:val="22"/>
                <w:szCs w:val="22"/>
              </w:rPr>
            </w:r>
            <w:r>
              <w:rPr>
                <w:rFonts w:ascii="Times New Roman" w:hAnsi="Times New Roman" w:cs="Times New Roman"/>
                <w:color w:val="000000"/>
                <w:sz w:val="22"/>
                <w:szCs w:val="22"/>
              </w:rPr>
              <w:fldChar w:fldCharType="separate"/>
            </w:r>
            <w:r>
              <w:rPr>
                <w:rStyle w:val="Hyperlink"/>
                <w:rFonts w:ascii="Times New Roman" w:hAnsi="Times New Roman" w:cs="Times New Roman"/>
                <w:sz w:val="22"/>
                <w:szCs w:val="22"/>
              </w:rPr>
              <w:t>https://pubmed.ncbi.nlm.nih.gov/35568239/</w:t>
            </w:r>
            <w:r>
              <w:rPr>
                <w:rFonts w:ascii="Times New Roman" w:hAnsi="Times New Roman" w:cs="Times New Roman"/>
                <w:color w:val="000000"/>
                <w:sz w:val="22"/>
                <w:szCs w:val="22"/>
              </w:rPr>
              <w:fldChar w:fldCharType="end"/>
            </w:r>
            <w:r>
              <w:rPr>
                <w:rFonts w:ascii="Times New Roman" w:hAnsi="Times New Roman" w:cs="Times New Roman"/>
                <w:color w:val="000000"/>
                <w:sz w:val="22"/>
                <w:szCs w:val="22"/>
              </w:rPr>
              <w:t xml:space="preserve"> ISSN 1873-2968. DOI 10.1016/j.bcp.2022.115074.</w:t>
            </w:r>
          </w:ins>
        </w:p>
        <w:p w14:paraId="446F8A9F" w14:textId="77777777" w:rsidR="000C01F3" w:rsidRDefault="000C01F3">
          <w:pPr>
            <w:pStyle w:val="NormalWeb"/>
            <w:rPr>
              <w:ins w:id="258" w:author="Yuanyuan Zeng" w:date="2026-02-10T12:45:00Z" w16du:dateUtc="2026-02-10T11:45:00Z"/>
              <w:rFonts w:ascii="Times New Roman" w:hAnsi="Times New Roman" w:cs="Times New Roman"/>
              <w:color w:val="000000"/>
              <w:sz w:val="22"/>
              <w:szCs w:val="22"/>
            </w:rPr>
          </w:pPr>
          <w:ins w:id="259" w:author="Yuanyuan Zeng" w:date="2026-02-10T12:45:00Z" w16du:dateUtc="2026-02-10T11:45:00Z">
            <w:r>
              <w:rPr>
                <w:rFonts w:ascii="Times New Roman" w:hAnsi="Times New Roman" w:cs="Times New Roman"/>
                <w:color w:val="000000"/>
                <w:sz w:val="22"/>
                <w:szCs w:val="22"/>
              </w:rPr>
              <w:t>PICARD, M., JUSTER, R. and MCEWEN, B.S., 2014. Mitochondrial allostatic load puts the 'gluc' back in glucocorticoids</w:t>
            </w:r>
            <w:r>
              <w:rPr>
                <w:rFonts w:ascii="Times New Roman" w:hAnsi="Times New Roman" w:cs="Times New Roman"/>
                <w:i/>
                <w:iCs/>
                <w:color w:val="000000"/>
                <w:sz w:val="22"/>
                <w:szCs w:val="22"/>
              </w:rPr>
              <w:t>. Nature Reviews. Endocrinology</w:t>
            </w:r>
            <w:r>
              <w:rPr>
                <w:rFonts w:ascii="Times New Roman" w:hAnsi="Times New Roman" w:cs="Times New Roman"/>
                <w:color w:val="000000"/>
                <w:sz w:val="22"/>
                <w:szCs w:val="22"/>
              </w:rPr>
              <w:t xml:space="preserve">, -05, vol. 10, no. 5 [viewed Jan 27, 2026], pp. 303–310. Available from: </w:t>
            </w:r>
            <w:r>
              <w:rPr>
                <w:rFonts w:ascii="Times New Roman" w:hAnsi="Times New Roman" w:cs="Times New Roman"/>
                <w:color w:val="000000"/>
                <w:sz w:val="22"/>
                <w:szCs w:val="22"/>
              </w:rPr>
              <w:fldChar w:fldCharType="begin"/>
            </w:r>
            <w:r>
              <w:rPr>
                <w:rFonts w:ascii="Times New Roman" w:hAnsi="Times New Roman" w:cs="Times New Roman"/>
                <w:color w:val="000000"/>
                <w:sz w:val="22"/>
                <w:szCs w:val="22"/>
              </w:rPr>
              <w:instrText>HYPERLINK "https://pubmed.ncbi.nlm.nih.gov/24663223/" \t "_blank"</w:instrText>
            </w:r>
            <w:r>
              <w:rPr>
                <w:rFonts w:ascii="Times New Roman" w:hAnsi="Times New Roman" w:cs="Times New Roman"/>
                <w:color w:val="000000"/>
                <w:sz w:val="22"/>
                <w:szCs w:val="22"/>
              </w:rPr>
            </w:r>
            <w:r>
              <w:rPr>
                <w:rFonts w:ascii="Times New Roman" w:hAnsi="Times New Roman" w:cs="Times New Roman"/>
                <w:color w:val="000000"/>
                <w:sz w:val="22"/>
                <w:szCs w:val="22"/>
              </w:rPr>
              <w:fldChar w:fldCharType="separate"/>
            </w:r>
            <w:r>
              <w:rPr>
                <w:rStyle w:val="Hyperlink"/>
                <w:rFonts w:ascii="Times New Roman" w:hAnsi="Times New Roman" w:cs="Times New Roman"/>
                <w:sz w:val="22"/>
                <w:szCs w:val="22"/>
              </w:rPr>
              <w:t>https://pubmed.ncbi.nlm.nih.gov/24663223/</w:t>
            </w:r>
            <w:r>
              <w:rPr>
                <w:rFonts w:ascii="Times New Roman" w:hAnsi="Times New Roman" w:cs="Times New Roman"/>
                <w:color w:val="000000"/>
                <w:sz w:val="22"/>
                <w:szCs w:val="22"/>
              </w:rPr>
              <w:fldChar w:fldCharType="end"/>
            </w:r>
            <w:r>
              <w:rPr>
                <w:rFonts w:ascii="Times New Roman" w:hAnsi="Times New Roman" w:cs="Times New Roman"/>
                <w:color w:val="000000"/>
                <w:sz w:val="22"/>
                <w:szCs w:val="22"/>
              </w:rPr>
              <w:t xml:space="preserve"> ISSN 1759-5037. DOI 10.1038/nrendo.2014.22.</w:t>
            </w:r>
          </w:ins>
        </w:p>
        <w:p w14:paraId="0625D0E1" w14:textId="77777777" w:rsidR="000C01F3" w:rsidRDefault="000C01F3">
          <w:pPr>
            <w:pStyle w:val="NormalWeb"/>
            <w:rPr>
              <w:ins w:id="260" w:author="Yuanyuan Zeng" w:date="2026-02-10T12:45:00Z" w16du:dateUtc="2026-02-10T11:45:00Z"/>
              <w:rFonts w:ascii="Times New Roman" w:hAnsi="Times New Roman" w:cs="Times New Roman"/>
              <w:color w:val="000000"/>
              <w:sz w:val="22"/>
              <w:szCs w:val="22"/>
            </w:rPr>
          </w:pPr>
          <w:ins w:id="261" w:author="Yuanyuan Zeng" w:date="2026-02-10T12:45:00Z" w16du:dateUtc="2026-02-10T11:45:00Z">
            <w:r>
              <w:rPr>
                <w:rFonts w:ascii="Times New Roman" w:hAnsi="Times New Roman" w:cs="Times New Roman"/>
                <w:color w:val="000000"/>
                <w:sz w:val="22"/>
                <w:szCs w:val="22"/>
              </w:rPr>
              <w:t>PICARD, M., MCEWEN, B.S., EPEL, E.S. and SANDI, C., 2018. An energetic view of stress: Focus on mitochondria</w:t>
            </w:r>
            <w:r>
              <w:rPr>
                <w:rFonts w:ascii="Times New Roman" w:hAnsi="Times New Roman" w:cs="Times New Roman"/>
                <w:i/>
                <w:iCs/>
                <w:color w:val="000000"/>
                <w:sz w:val="22"/>
                <w:szCs w:val="22"/>
              </w:rPr>
              <w:t>. Frontiers in Neuroendocrinology</w:t>
            </w:r>
            <w:r>
              <w:rPr>
                <w:rFonts w:ascii="Times New Roman" w:hAnsi="Times New Roman" w:cs="Times New Roman"/>
                <w:color w:val="000000"/>
                <w:sz w:val="22"/>
                <w:szCs w:val="22"/>
              </w:rPr>
              <w:t xml:space="preserve">, -04, vol. 49 [viewed Jan 27, 2026], pp. 72–85. Available from: </w:t>
            </w:r>
            <w:r>
              <w:rPr>
                <w:rFonts w:ascii="Times New Roman" w:hAnsi="Times New Roman" w:cs="Times New Roman"/>
                <w:color w:val="000000"/>
                <w:sz w:val="22"/>
                <w:szCs w:val="22"/>
              </w:rPr>
              <w:fldChar w:fldCharType="begin"/>
            </w:r>
            <w:r>
              <w:rPr>
                <w:rFonts w:ascii="Times New Roman" w:hAnsi="Times New Roman" w:cs="Times New Roman"/>
                <w:color w:val="000000"/>
                <w:sz w:val="22"/>
                <w:szCs w:val="22"/>
              </w:rPr>
              <w:instrText>HYPERLINK "https://pubmed.ncbi.nlm.nih.gov/29339091/" \t "_blank"</w:instrText>
            </w:r>
            <w:r>
              <w:rPr>
                <w:rFonts w:ascii="Times New Roman" w:hAnsi="Times New Roman" w:cs="Times New Roman"/>
                <w:color w:val="000000"/>
                <w:sz w:val="22"/>
                <w:szCs w:val="22"/>
              </w:rPr>
            </w:r>
            <w:r>
              <w:rPr>
                <w:rFonts w:ascii="Times New Roman" w:hAnsi="Times New Roman" w:cs="Times New Roman"/>
                <w:color w:val="000000"/>
                <w:sz w:val="22"/>
                <w:szCs w:val="22"/>
              </w:rPr>
              <w:fldChar w:fldCharType="separate"/>
            </w:r>
            <w:r>
              <w:rPr>
                <w:rStyle w:val="Hyperlink"/>
                <w:rFonts w:ascii="Times New Roman" w:hAnsi="Times New Roman" w:cs="Times New Roman"/>
                <w:sz w:val="22"/>
                <w:szCs w:val="22"/>
              </w:rPr>
              <w:t>https://pubmed.ncbi.nlm.nih.gov/29339091/</w:t>
            </w:r>
            <w:r>
              <w:rPr>
                <w:rFonts w:ascii="Times New Roman" w:hAnsi="Times New Roman" w:cs="Times New Roman"/>
                <w:color w:val="000000"/>
                <w:sz w:val="22"/>
                <w:szCs w:val="22"/>
              </w:rPr>
              <w:fldChar w:fldCharType="end"/>
            </w:r>
            <w:r>
              <w:rPr>
                <w:rFonts w:ascii="Times New Roman" w:hAnsi="Times New Roman" w:cs="Times New Roman"/>
                <w:color w:val="000000"/>
                <w:sz w:val="22"/>
                <w:szCs w:val="22"/>
              </w:rPr>
              <w:t xml:space="preserve"> ISSN 1095-6808. DOI 10.1016/j.yfrne.2018.01.001.</w:t>
            </w:r>
          </w:ins>
        </w:p>
        <w:p w14:paraId="73CAF66A" w14:textId="77777777" w:rsidR="000C01F3" w:rsidRDefault="000C01F3">
          <w:pPr>
            <w:pStyle w:val="NormalWeb"/>
            <w:rPr>
              <w:ins w:id="262" w:author="Yuanyuan Zeng" w:date="2026-02-10T12:45:00Z" w16du:dateUtc="2026-02-10T11:45:00Z"/>
              <w:rFonts w:ascii="Times New Roman" w:hAnsi="Times New Roman" w:cs="Times New Roman"/>
              <w:color w:val="000000"/>
              <w:sz w:val="22"/>
              <w:szCs w:val="22"/>
            </w:rPr>
          </w:pPr>
          <w:ins w:id="263" w:author="Yuanyuan Zeng" w:date="2026-02-10T12:45:00Z" w16du:dateUtc="2026-02-10T11:45:00Z">
            <w:r>
              <w:rPr>
                <w:rFonts w:ascii="Times New Roman" w:hAnsi="Times New Roman" w:cs="Times New Roman"/>
                <w:color w:val="000000"/>
                <w:sz w:val="22"/>
                <w:szCs w:val="22"/>
              </w:rPr>
              <w:t>PLOMIN, R., DEFRIES, J.C. and LOEHLIN, J.C., 1977. Genotype-environment interaction and correlation in the analysis of human behavior.</w:t>
            </w:r>
            <w:r>
              <w:rPr>
                <w:rFonts w:ascii="Times New Roman" w:hAnsi="Times New Roman" w:cs="Times New Roman"/>
                <w:i/>
                <w:iCs/>
                <w:color w:val="000000"/>
                <w:sz w:val="22"/>
                <w:szCs w:val="22"/>
              </w:rPr>
              <w:t xml:space="preserve"> Psychological Bulletin</w:t>
            </w:r>
            <w:r>
              <w:rPr>
                <w:rFonts w:ascii="Times New Roman" w:hAnsi="Times New Roman" w:cs="Times New Roman"/>
                <w:color w:val="000000"/>
                <w:sz w:val="22"/>
                <w:szCs w:val="22"/>
              </w:rPr>
              <w:t>, vol. 84, no. 2, pp. 309.</w:t>
            </w:r>
          </w:ins>
        </w:p>
        <w:p w14:paraId="4C5C46EE" w14:textId="77777777" w:rsidR="000C01F3" w:rsidRDefault="000C01F3">
          <w:pPr>
            <w:pStyle w:val="NormalWeb"/>
            <w:rPr>
              <w:ins w:id="264" w:author="Yuanyuan Zeng" w:date="2026-02-10T12:45:00Z" w16du:dateUtc="2026-02-10T11:45:00Z"/>
              <w:rFonts w:ascii="Times New Roman" w:hAnsi="Times New Roman" w:cs="Times New Roman"/>
              <w:color w:val="000000"/>
              <w:sz w:val="22"/>
              <w:szCs w:val="22"/>
            </w:rPr>
          </w:pPr>
          <w:ins w:id="265" w:author="Yuanyuan Zeng" w:date="2026-02-10T12:45:00Z" w16du:dateUtc="2026-02-10T11:45:00Z">
            <w:r>
              <w:rPr>
                <w:rFonts w:ascii="Times New Roman" w:hAnsi="Times New Roman" w:cs="Times New Roman"/>
                <w:color w:val="000000"/>
                <w:sz w:val="22"/>
                <w:szCs w:val="22"/>
              </w:rPr>
              <w:t>POEWE, W., SEPPI, K., TANNER, C.M., HALLIDAY, G.M., BRUNDIN, P., VOLKMANN, J., SCHRAG, A. and LANG, A.E., 2017. Parkinson disease</w:t>
            </w:r>
            <w:r>
              <w:rPr>
                <w:rFonts w:ascii="Times New Roman" w:hAnsi="Times New Roman" w:cs="Times New Roman"/>
                <w:i/>
                <w:iCs/>
                <w:color w:val="000000"/>
                <w:sz w:val="22"/>
                <w:szCs w:val="22"/>
              </w:rPr>
              <w:t>. Nature Reviews Disease Primers</w:t>
            </w:r>
            <w:r>
              <w:rPr>
                <w:rFonts w:ascii="Times New Roman" w:hAnsi="Times New Roman" w:cs="Times New Roman"/>
                <w:color w:val="000000"/>
                <w:sz w:val="22"/>
                <w:szCs w:val="22"/>
              </w:rPr>
              <w:t xml:space="preserve">, March 23, vol. 3, no. 1 [viewed Jan 26, 2026], pp. 17013. Available from: </w:t>
            </w:r>
            <w:r>
              <w:rPr>
                <w:rFonts w:ascii="Times New Roman" w:hAnsi="Times New Roman" w:cs="Times New Roman"/>
                <w:color w:val="000000"/>
                <w:sz w:val="22"/>
                <w:szCs w:val="22"/>
              </w:rPr>
              <w:fldChar w:fldCharType="begin"/>
            </w:r>
            <w:r>
              <w:rPr>
                <w:rFonts w:ascii="Times New Roman" w:hAnsi="Times New Roman" w:cs="Times New Roman"/>
                <w:color w:val="000000"/>
                <w:sz w:val="22"/>
                <w:szCs w:val="22"/>
              </w:rPr>
              <w:instrText>HYPERLINK "https://www.nature.com/articles/nrdp201713" \t "_blank"</w:instrText>
            </w:r>
            <w:r>
              <w:rPr>
                <w:rFonts w:ascii="Times New Roman" w:hAnsi="Times New Roman" w:cs="Times New Roman"/>
                <w:color w:val="000000"/>
                <w:sz w:val="22"/>
                <w:szCs w:val="22"/>
              </w:rPr>
            </w:r>
            <w:r>
              <w:rPr>
                <w:rFonts w:ascii="Times New Roman" w:hAnsi="Times New Roman" w:cs="Times New Roman"/>
                <w:color w:val="000000"/>
                <w:sz w:val="22"/>
                <w:szCs w:val="22"/>
              </w:rPr>
              <w:fldChar w:fldCharType="separate"/>
            </w:r>
            <w:r>
              <w:rPr>
                <w:rStyle w:val="Hyperlink"/>
                <w:rFonts w:ascii="Times New Roman" w:hAnsi="Times New Roman" w:cs="Times New Roman"/>
                <w:sz w:val="22"/>
                <w:szCs w:val="22"/>
              </w:rPr>
              <w:t>https://www.nature.com/articles/nrdp201713</w:t>
            </w:r>
            <w:r>
              <w:rPr>
                <w:rFonts w:ascii="Times New Roman" w:hAnsi="Times New Roman" w:cs="Times New Roman"/>
                <w:color w:val="000000"/>
                <w:sz w:val="22"/>
                <w:szCs w:val="22"/>
              </w:rPr>
              <w:fldChar w:fldCharType="end"/>
            </w:r>
            <w:r>
              <w:rPr>
                <w:rFonts w:ascii="Times New Roman" w:hAnsi="Times New Roman" w:cs="Times New Roman"/>
                <w:color w:val="000000"/>
                <w:sz w:val="22"/>
                <w:szCs w:val="22"/>
              </w:rPr>
              <w:t xml:space="preserve"> ISSN 2056-676X. DOI 10.1038/nrdp.2017.13.</w:t>
            </w:r>
          </w:ins>
        </w:p>
        <w:p w14:paraId="0B19ED35" w14:textId="77777777" w:rsidR="000C01F3" w:rsidRDefault="000C01F3">
          <w:pPr>
            <w:pStyle w:val="NormalWeb"/>
            <w:rPr>
              <w:ins w:id="266" w:author="Yuanyuan Zeng" w:date="2026-02-10T12:45:00Z" w16du:dateUtc="2026-02-10T11:45:00Z"/>
              <w:rFonts w:ascii="Times New Roman" w:hAnsi="Times New Roman" w:cs="Times New Roman"/>
              <w:color w:val="000000"/>
              <w:sz w:val="22"/>
              <w:szCs w:val="22"/>
            </w:rPr>
          </w:pPr>
          <w:ins w:id="267" w:author="Yuanyuan Zeng" w:date="2026-02-10T12:45:00Z" w16du:dateUtc="2026-02-10T11:45:00Z">
            <w:r>
              <w:rPr>
                <w:rFonts w:ascii="Times New Roman" w:hAnsi="Times New Roman" w:cs="Times New Roman"/>
                <w:color w:val="000000"/>
                <w:sz w:val="22"/>
                <w:szCs w:val="22"/>
              </w:rPr>
              <w:t>ROH, E., SONG, D.K. and KIM, M., 2016. Emerging role of the brain in the homeostatic regulation of energy and glucose metabolism</w:t>
            </w:r>
            <w:r>
              <w:rPr>
                <w:rFonts w:ascii="Times New Roman" w:hAnsi="Times New Roman" w:cs="Times New Roman"/>
                <w:i/>
                <w:iCs/>
                <w:color w:val="000000"/>
                <w:sz w:val="22"/>
                <w:szCs w:val="22"/>
              </w:rPr>
              <w:t>. Experimental &amp;Amp; Molecular Medicine</w:t>
            </w:r>
            <w:r>
              <w:rPr>
                <w:rFonts w:ascii="Times New Roman" w:hAnsi="Times New Roman" w:cs="Times New Roman"/>
                <w:color w:val="000000"/>
                <w:sz w:val="22"/>
                <w:szCs w:val="22"/>
              </w:rPr>
              <w:t xml:space="preserve">, -03-11, vol. 48, no. 3 [viewed Jan 7, 2026], pp. e216. Available from: </w:t>
            </w:r>
            <w:r>
              <w:rPr>
                <w:rFonts w:ascii="Times New Roman" w:hAnsi="Times New Roman" w:cs="Times New Roman"/>
                <w:color w:val="000000"/>
                <w:sz w:val="22"/>
                <w:szCs w:val="22"/>
              </w:rPr>
              <w:fldChar w:fldCharType="begin"/>
            </w:r>
            <w:r>
              <w:rPr>
                <w:rFonts w:ascii="Times New Roman" w:hAnsi="Times New Roman" w:cs="Times New Roman"/>
                <w:color w:val="000000"/>
                <w:sz w:val="22"/>
                <w:szCs w:val="22"/>
              </w:rPr>
              <w:instrText>HYPERLINK "https://www.nature.com/articles/emm20164" \t "_blank"</w:instrText>
            </w:r>
            <w:r>
              <w:rPr>
                <w:rFonts w:ascii="Times New Roman" w:hAnsi="Times New Roman" w:cs="Times New Roman"/>
                <w:color w:val="000000"/>
                <w:sz w:val="22"/>
                <w:szCs w:val="22"/>
              </w:rPr>
            </w:r>
            <w:r>
              <w:rPr>
                <w:rFonts w:ascii="Times New Roman" w:hAnsi="Times New Roman" w:cs="Times New Roman"/>
                <w:color w:val="000000"/>
                <w:sz w:val="22"/>
                <w:szCs w:val="22"/>
              </w:rPr>
              <w:fldChar w:fldCharType="separate"/>
            </w:r>
            <w:r>
              <w:rPr>
                <w:rStyle w:val="Hyperlink"/>
                <w:rFonts w:ascii="Times New Roman" w:hAnsi="Times New Roman" w:cs="Times New Roman"/>
                <w:sz w:val="22"/>
                <w:szCs w:val="22"/>
              </w:rPr>
              <w:t>https://www.nature.com/articles/emm20164</w:t>
            </w:r>
            <w:r>
              <w:rPr>
                <w:rFonts w:ascii="Times New Roman" w:hAnsi="Times New Roman" w:cs="Times New Roman"/>
                <w:color w:val="000000"/>
                <w:sz w:val="22"/>
                <w:szCs w:val="22"/>
              </w:rPr>
              <w:fldChar w:fldCharType="end"/>
            </w:r>
            <w:r>
              <w:rPr>
                <w:rFonts w:ascii="Times New Roman" w:hAnsi="Times New Roman" w:cs="Times New Roman"/>
                <w:color w:val="000000"/>
                <w:sz w:val="22"/>
                <w:szCs w:val="22"/>
              </w:rPr>
              <w:t xml:space="preserve"> ISSN 2092-6413. DOI 10.1038/emm.2016.4.</w:t>
            </w:r>
          </w:ins>
        </w:p>
        <w:p w14:paraId="7CADCE6F" w14:textId="77777777" w:rsidR="000C01F3" w:rsidRDefault="000C01F3">
          <w:pPr>
            <w:pStyle w:val="NormalWeb"/>
            <w:rPr>
              <w:ins w:id="268" w:author="Yuanyuan Zeng" w:date="2026-02-10T12:45:00Z" w16du:dateUtc="2026-02-10T11:45:00Z"/>
              <w:rFonts w:ascii="Times New Roman" w:hAnsi="Times New Roman" w:cs="Times New Roman"/>
              <w:color w:val="000000"/>
              <w:sz w:val="22"/>
              <w:szCs w:val="22"/>
            </w:rPr>
          </w:pPr>
          <w:ins w:id="269" w:author="Yuanyuan Zeng" w:date="2026-02-10T12:45:00Z" w16du:dateUtc="2026-02-10T11:45:00Z">
            <w:r>
              <w:rPr>
                <w:rFonts w:ascii="Times New Roman" w:hAnsi="Times New Roman" w:cs="Times New Roman"/>
                <w:color w:val="000000"/>
                <w:sz w:val="22"/>
                <w:szCs w:val="22"/>
              </w:rPr>
              <w:lastRenderedPageBreak/>
              <w:t>SAPOLSKY, R.M., ROMERO, L.M. and MUNCK, A.U., 2000. How do glucocorticoids influence stress responses? Integrating permissive, suppressive, stimulatory, and preparative actions</w:t>
            </w:r>
            <w:r>
              <w:rPr>
                <w:rFonts w:ascii="Times New Roman" w:hAnsi="Times New Roman" w:cs="Times New Roman"/>
                <w:i/>
                <w:iCs/>
                <w:color w:val="000000"/>
                <w:sz w:val="22"/>
                <w:szCs w:val="22"/>
              </w:rPr>
              <w:t>. Endocrine Reviews</w:t>
            </w:r>
            <w:r>
              <w:rPr>
                <w:rFonts w:ascii="Times New Roman" w:hAnsi="Times New Roman" w:cs="Times New Roman"/>
                <w:color w:val="000000"/>
                <w:sz w:val="22"/>
                <w:szCs w:val="22"/>
              </w:rPr>
              <w:t xml:space="preserve">, -02, vol. 21, no. 1 [viewed Jan 26, 2026], pp. 55–89. Available from: </w:t>
            </w:r>
            <w:r>
              <w:rPr>
                <w:rFonts w:ascii="Times New Roman" w:hAnsi="Times New Roman" w:cs="Times New Roman"/>
                <w:color w:val="000000"/>
                <w:sz w:val="22"/>
                <w:szCs w:val="22"/>
              </w:rPr>
              <w:fldChar w:fldCharType="begin"/>
            </w:r>
            <w:r>
              <w:rPr>
                <w:rFonts w:ascii="Times New Roman" w:hAnsi="Times New Roman" w:cs="Times New Roman"/>
                <w:color w:val="000000"/>
                <w:sz w:val="22"/>
                <w:szCs w:val="22"/>
              </w:rPr>
              <w:instrText>HYPERLINK "https://pubmed.ncbi.nlm.nih.gov/10696570/" \t "_blank"</w:instrText>
            </w:r>
            <w:r>
              <w:rPr>
                <w:rFonts w:ascii="Times New Roman" w:hAnsi="Times New Roman" w:cs="Times New Roman"/>
                <w:color w:val="000000"/>
                <w:sz w:val="22"/>
                <w:szCs w:val="22"/>
              </w:rPr>
            </w:r>
            <w:r>
              <w:rPr>
                <w:rFonts w:ascii="Times New Roman" w:hAnsi="Times New Roman" w:cs="Times New Roman"/>
                <w:color w:val="000000"/>
                <w:sz w:val="22"/>
                <w:szCs w:val="22"/>
              </w:rPr>
              <w:fldChar w:fldCharType="separate"/>
            </w:r>
            <w:r>
              <w:rPr>
                <w:rStyle w:val="Hyperlink"/>
                <w:rFonts w:ascii="Times New Roman" w:hAnsi="Times New Roman" w:cs="Times New Roman"/>
                <w:sz w:val="22"/>
                <w:szCs w:val="22"/>
              </w:rPr>
              <w:t>https://pubmed.ncbi.nlm.nih.gov/10696570/</w:t>
            </w:r>
            <w:r>
              <w:rPr>
                <w:rFonts w:ascii="Times New Roman" w:hAnsi="Times New Roman" w:cs="Times New Roman"/>
                <w:color w:val="000000"/>
                <w:sz w:val="22"/>
                <w:szCs w:val="22"/>
              </w:rPr>
              <w:fldChar w:fldCharType="end"/>
            </w:r>
            <w:r>
              <w:rPr>
                <w:rFonts w:ascii="Times New Roman" w:hAnsi="Times New Roman" w:cs="Times New Roman"/>
                <w:color w:val="000000"/>
                <w:sz w:val="22"/>
                <w:szCs w:val="22"/>
              </w:rPr>
              <w:t xml:space="preserve"> ISSN 0163-769X. DOI 10.1210/edrv.21.1.0389.</w:t>
            </w:r>
          </w:ins>
        </w:p>
        <w:p w14:paraId="32D583C4" w14:textId="77777777" w:rsidR="000C01F3" w:rsidRDefault="000C01F3">
          <w:pPr>
            <w:pStyle w:val="NormalWeb"/>
            <w:rPr>
              <w:ins w:id="270" w:author="Yuanyuan Zeng" w:date="2026-02-10T12:45:00Z" w16du:dateUtc="2026-02-10T11:45:00Z"/>
              <w:rFonts w:ascii="Times New Roman" w:hAnsi="Times New Roman" w:cs="Times New Roman"/>
              <w:color w:val="000000"/>
              <w:sz w:val="22"/>
              <w:szCs w:val="22"/>
            </w:rPr>
          </w:pPr>
          <w:ins w:id="271" w:author="Yuanyuan Zeng" w:date="2026-02-10T12:45:00Z" w16du:dateUtc="2026-02-10T11:45:00Z">
            <w:r>
              <w:rPr>
                <w:rFonts w:ascii="Times New Roman" w:hAnsi="Times New Roman" w:cs="Times New Roman"/>
                <w:color w:val="000000"/>
                <w:sz w:val="22"/>
                <w:szCs w:val="22"/>
              </w:rPr>
              <w:t>SAURE, L. and HYVÄRINEN, H., 1965. Seasonal changes in the histological structure of the spinal column of Sorex araneus (L.)</w:t>
            </w:r>
            <w:r>
              <w:rPr>
                <w:rFonts w:ascii="Times New Roman" w:hAnsi="Times New Roman" w:cs="Times New Roman"/>
                <w:i/>
                <w:iCs/>
                <w:color w:val="000000"/>
                <w:sz w:val="22"/>
                <w:szCs w:val="22"/>
              </w:rPr>
              <w:t>. Nature</w:t>
            </w:r>
            <w:r>
              <w:rPr>
                <w:rFonts w:ascii="Times New Roman" w:hAnsi="Times New Roman" w:cs="Times New Roman"/>
                <w:color w:val="000000"/>
                <w:sz w:val="22"/>
                <w:szCs w:val="22"/>
              </w:rPr>
              <w:t>, vol. 208, no. 5011, pp. 705–706.</w:t>
            </w:r>
          </w:ins>
        </w:p>
        <w:p w14:paraId="442CD164" w14:textId="77777777" w:rsidR="000C01F3" w:rsidRDefault="000C01F3">
          <w:pPr>
            <w:pStyle w:val="NormalWeb"/>
            <w:rPr>
              <w:ins w:id="272" w:author="Yuanyuan Zeng" w:date="2026-02-10T12:45:00Z" w16du:dateUtc="2026-02-10T11:45:00Z"/>
              <w:rFonts w:ascii="Times New Roman" w:hAnsi="Times New Roman" w:cs="Times New Roman"/>
              <w:color w:val="000000"/>
              <w:sz w:val="22"/>
              <w:szCs w:val="22"/>
            </w:rPr>
          </w:pPr>
          <w:ins w:id="273" w:author="Yuanyuan Zeng" w:date="2026-02-10T12:45:00Z" w16du:dateUtc="2026-02-10T11:45:00Z">
            <w:r>
              <w:rPr>
                <w:rFonts w:ascii="Times New Roman" w:hAnsi="Times New Roman" w:cs="Times New Roman"/>
                <w:color w:val="000000"/>
                <w:sz w:val="22"/>
                <w:szCs w:val="22"/>
              </w:rPr>
              <w:t>SCHAEFFER, P.J., O'MARA, M.T., BREIHOLZ, J., KEICHER, L., LÁZARO, J., MUTURI, M. and DECHMANN, D.K.N., 2020. Metabolic rate in common shrews is unaffected by temperature, leading to lower energetic costs through seasonal size reduction</w:t>
            </w:r>
            <w:r>
              <w:rPr>
                <w:rFonts w:ascii="Times New Roman" w:hAnsi="Times New Roman" w:cs="Times New Roman"/>
                <w:i/>
                <w:iCs/>
                <w:color w:val="000000"/>
                <w:sz w:val="22"/>
                <w:szCs w:val="22"/>
              </w:rPr>
              <w:t>. Royal Society Open Science</w:t>
            </w:r>
            <w:r>
              <w:rPr>
                <w:rFonts w:ascii="Times New Roman" w:hAnsi="Times New Roman" w:cs="Times New Roman"/>
                <w:color w:val="000000"/>
                <w:sz w:val="22"/>
                <w:szCs w:val="22"/>
              </w:rPr>
              <w:t xml:space="preserve">, -04-22, vol. 7, no. 4 [viewed Jan 27, 2026], pp. 191989. Available from: </w:t>
            </w:r>
            <w:r>
              <w:rPr>
                <w:rFonts w:ascii="Times New Roman" w:hAnsi="Times New Roman" w:cs="Times New Roman"/>
                <w:color w:val="000000"/>
                <w:sz w:val="22"/>
                <w:szCs w:val="22"/>
              </w:rPr>
              <w:fldChar w:fldCharType="begin"/>
            </w:r>
            <w:r>
              <w:rPr>
                <w:rFonts w:ascii="Times New Roman" w:hAnsi="Times New Roman" w:cs="Times New Roman"/>
                <w:color w:val="000000"/>
                <w:sz w:val="22"/>
                <w:szCs w:val="22"/>
              </w:rPr>
              <w:instrText>HYPERLINK "https://doi.org/10.1098/rsos.191989" \t "_blank"</w:instrText>
            </w:r>
            <w:r>
              <w:rPr>
                <w:rFonts w:ascii="Times New Roman" w:hAnsi="Times New Roman" w:cs="Times New Roman"/>
                <w:color w:val="000000"/>
                <w:sz w:val="22"/>
                <w:szCs w:val="22"/>
              </w:rPr>
            </w:r>
            <w:r>
              <w:rPr>
                <w:rFonts w:ascii="Times New Roman" w:hAnsi="Times New Roman" w:cs="Times New Roman"/>
                <w:color w:val="000000"/>
                <w:sz w:val="22"/>
                <w:szCs w:val="22"/>
              </w:rPr>
              <w:fldChar w:fldCharType="separate"/>
            </w:r>
            <w:r>
              <w:rPr>
                <w:rStyle w:val="Hyperlink"/>
                <w:rFonts w:ascii="Times New Roman" w:hAnsi="Times New Roman" w:cs="Times New Roman"/>
                <w:sz w:val="22"/>
                <w:szCs w:val="22"/>
              </w:rPr>
              <w:t>https://doi.org/10.1098/rsos.191989</w:t>
            </w:r>
            <w:r>
              <w:rPr>
                <w:rFonts w:ascii="Times New Roman" w:hAnsi="Times New Roman" w:cs="Times New Roman"/>
                <w:color w:val="000000"/>
                <w:sz w:val="22"/>
                <w:szCs w:val="22"/>
              </w:rPr>
              <w:fldChar w:fldCharType="end"/>
            </w:r>
            <w:r>
              <w:rPr>
                <w:rFonts w:ascii="Times New Roman" w:hAnsi="Times New Roman" w:cs="Times New Roman"/>
                <w:color w:val="000000"/>
                <w:sz w:val="22"/>
                <w:szCs w:val="22"/>
              </w:rPr>
              <w:t xml:space="preserve"> ISSN 2054-5703. DOI 10.1098/rsos.191989.</w:t>
            </w:r>
          </w:ins>
        </w:p>
        <w:p w14:paraId="0669C558" w14:textId="77777777" w:rsidR="000C01F3" w:rsidRDefault="000C01F3">
          <w:pPr>
            <w:pStyle w:val="NormalWeb"/>
            <w:rPr>
              <w:ins w:id="274" w:author="Yuanyuan Zeng" w:date="2026-02-10T12:45:00Z" w16du:dateUtc="2026-02-10T11:45:00Z"/>
              <w:rFonts w:ascii="Times New Roman" w:hAnsi="Times New Roman" w:cs="Times New Roman"/>
              <w:color w:val="000000"/>
              <w:sz w:val="22"/>
              <w:szCs w:val="22"/>
            </w:rPr>
          </w:pPr>
          <w:ins w:id="275" w:author="Yuanyuan Zeng" w:date="2026-02-10T12:45:00Z" w16du:dateUtc="2026-02-10T11:45:00Z">
            <w:r>
              <w:rPr>
                <w:rFonts w:ascii="Times New Roman" w:hAnsi="Times New Roman" w:cs="Times New Roman"/>
                <w:color w:val="000000"/>
                <w:sz w:val="22"/>
                <w:szCs w:val="22"/>
              </w:rPr>
              <w:t>SCHWARTZ, M.W., WOODS, S.C., PORTE, D., SEELEY, R.J. and BASKIN, D.G., 2000. Central nervous system control of food intake</w:t>
            </w:r>
            <w:r>
              <w:rPr>
                <w:rFonts w:ascii="Times New Roman" w:hAnsi="Times New Roman" w:cs="Times New Roman"/>
                <w:i/>
                <w:iCs/>
                <w:color w:val="000000"/>
                <w:sz w:val="22"/>
                <w:szCs w:val="22"/>
              </w:rPr>
              <w:t>. Nature</w:t>
            </w:r>
            <w:r>
              <w:rPr>
                <w:rFonts w:ascii="Times New Roman" w:hAnsi="Times New Roman" w:cs="Times New Roman"/>
                <w:color w:val="000000"/>
                <w:sz w:val="22"/>
                <w:szCs w:val="22"/>
              </w:rPr>
              <w:t xml:space="preserve">, April 1, vol. 404, no. 6778 [viewed Jan 7, 2026], pp. 661–671. Available from: </w:t>
            </w:r>
            <w:r>
              <w:rPr>
                <w:rFonts w:ascii="Times New Roman" w:hAnsi="Times New Roman" w:cs="Times New Roman"/>
                <w:color w:val="000000"/>
                <w:sz w:val="22"/>
                <w:szCs w:val="22"/>
              </w:rPr>
              <w:fldChar w:fldCharType="begin"/>
            </w:r>
            <w:r>
              <w:rPr>
                <w:rFonts w:ascii="Times New Roman" w:hAnsi="Times New Roman" w:cs="Times New Roman"/>
                <w:color w:val="000000"/>
                <w:sz w:val="22"/>
                <w:szCs w:val="22"/>
              </w:rPr>
              <w:instrText>HYPERLINK "https://www.nature.com/articles/35007534" \t "_blank"</w:instrText>
            </w:r>
            <w:r>
              <w:rPr>
                <w:rFonts w:ascii="Times New Roman" w:hAnsi="Times New Roman" w:cs="Times New Roman"/>
                <w:color w:val="000000"/>
                <w:sz w:val="22"/>
                <w:szCs w:val="22"/>
              </w:rPr>
            </w:r>
            <w:r>
              <w:rPr>
                <w:rFonts w:ascii="Times New Roman" w:hAnsi="Times New Roman" w:cs="Times New Roman"/>
                <w:color w:val="000000"/>
                <w:sz w:val="22"/>
                <w:szCs w:val="22"/>
              </w:rPr>
              <w:fldChar w:fldCharType="separate"/>
            </w:r>
            <w:r>
              <w:rPr>
                <w:rStyle w:val="Hyperlink"/>
                <w:rFonts w:ascii="Times New Roman" w:hAnsi="Times New Roman" w:cs="Times New Roman"/>
                <w:sz w:val="22"/>
                <w:szCs w:val="22"/>
              </w:rPr>
              <w:t>https://www.nature.com/articles/35007534</w:t>
            </w:r>
            <w:r>
              <w:rPr>
                <w:rFonts w:ascii="Times New Roman" w:hAnsi="Times New Roman" w:cs="Times New Roman"/>
                <w:color w:val="000000"/>
                <w:sz w:val="22"/>
                <w:szCs w:val="22"/>
              </w:rPr>
              <w:fldChar w:fldCharType="end"/>
            </w:r>
            <w:r>
              <w:rPr>
                <w:rFonts w:ascii="Times New Roman" w:hAnsi="Times New Roman" w:cs="Times New Roman"/>
                <w:color w:val="000000"/>
                <w:sz w:val="22"/>
                <w:szCs w:val="22"/>
              </w:rPr>
              <w:t xml:space="preserve"> ISSN 1476-4687. DOI 10.1038/35007534.</w:t>
            </w:r>
          </w:ins>
        </w:p>
        <w:p w14:paraId="22C4768B" w14:textId="77777777" w:rsidR="000C01F3" w:rsidRDefault="000C01F3">
          <w:pPr>
            <w:pStyle w:val="NormalWeb"/>
            <w:rPr>
              <w:ins w:id="276" w:author="Yuanyuan Zeng" w:date="2026-02-10T12:45:00Z" w16du:dateUtc="2026-02-10T11:45:00Z"/>
              <w:rFonts w:ascii="Times New Roman" w:hAnsi="Times New Roman" w:cs="Times New Roman"/>
              <w:color w:val="000000"/>
              <w:sz w:val="22"/>
              <w:szCs w:val="22"/>
            </w:rPr>
          </w:pPr>
          <w:ins w:id="277" w:author="Yuanyuan Zeng" w:date="2026-02-10T12:45:00Z" w16du:dateUtc="2026-02-10T11:45:00Z">
            <w:r>
              <w:rPr>
                <w:rFonts w:ascii="Times New Roman" w:hAnsi="Times New Roman" w:cs="Times New Roman"/>
                <w:color w:val="000000"/>
                <w:sz w:val="22"/>
                <w:szCs w:val="22"/>
              </w:rPr>
              <w:t>SHICHKOVA, P., COGGAN, J.S., MARKRAM, H. and KELLER, D., 2024. Brain metabolism in health and neurodegeneration: the iinterplay among neurons and astrocytes</w:t>
            </w:r>
            <w:r>
              <w:rPr>
                <w:rFonts w:ascii="Times New Roman" w:hAnsi="Times New Roman" w:cs="Times New Roman"/>
                <w:i/>
                <w:iCs/>
                <w:color w:val="000000"/>
                <w:sz w:val="22"/>
                <w:szCs w:val="22"/>
              </w:rPr>
              <w:t>. Cells</w:t>
            </w:r>
            <w:r>
              <w:rPr>
                <w:rFonts w:ascii="Times New Roman" w:hAnsi="Times New Roman" w:cs="Times New Roman"/>
                <w:color w:val="000000"/>
                <w:sz w:val="22"/>
                <w:szCs w:val="22"/>
              </w:rPr>
              <w:t>, vol. 13, no. 20, pp. 1714.</w:t>
            </w:r>
          </w:ins>
        </w:p>
        <w:p w14:paraId="66048776" w14:textId="77777777" w:rsidR="000C01F3" w:rsidRDefault="000C01F3">
          <w:pPr>
            <w:pStyle w:val="NormalWeb"/>
            <w:rPr>
              <w:ins w:id="278" w:author="Yuanyuan Zeng" w:date="2026-02-10T12:45:00Z" w16du:dateUtc="2026-02-10T11:45:00Z"/>
              <w:rFonts w:ascii="Times New Roman" w:hAnsi="Times New Roman" w:cs="Times New Roman"/>
              <w:color w:val="000000"/>
              <w:sz w:val="22"/>
              <w:szCs w:val="22"/>
            </w:rPr>
          </w:pPr>
          <w:ins w:id="279" w:author="Yuanyuan Zeng" w:date="2026-02-10T12:45:00Z" w16du:dateUtc="2026-02-10T11:45:00Z">
            <w:r>
              <w:rPr>
                <w:rFonts w:ascii="Times New Roman" w:hAnsi="Times New Roman" w:cs="Times New Roman"/>
                <w:color w:val="000000"/>
                <w:sz w:val="22"/>
                <w:szCs w:val="22"/>
              </w:rPr>
              <w:t>TAYLOR, J.R., RYCHLIK, L. and CHURCHFIELD, S., 2013. Winter reduction in body mass in a very small, nonhibernating mammal: consequences for heat loss and metabolic rates</w:t>
            </w:r>
            <w:r>
              <w:rPr>
                <w:rFonts w:ascii="Times New Roman" w:hAnsi="Times New Roman" w:cs="Times New Roman"/>
                <w:i/>
                <w:iCs/>
                <w:color w:val="000000"/>
                <w:sz w:val="22"/>
                <w:szCs w:val="22"/>
              </w:rPr>
              <w:t>. Physiological and Biochemical Zoology</w:t>
            </w:r>
            <w:r>
              <w:rPr>
                <w:rFonts w:ascii="Times New Roman" w:hAnsi="Times New Roman" w:cs="Times New Roman"/>
                <w:color w:val="000000"/>
                <w:sz w:val="22"/>
                <w:szCs w:val="22"/>
              </w:rPr>
              <w:t>, vol. 86, no. 1, pp. 9–18.</w:t>
            </w:r>
          </w:ins>
        </w:p>
        <w:p w14:paraId="56CDB952" w14:textId="77777777" w:rsidR="000C01F3" w:rsidRDefault="000C01F3">
          <w:pPr>
            <w:pStyle w:val="NormalWeb"/>
            <w:rPr>
              <w:ins w:id="280" w:author="Yuanyuan Zeng" w:date="2026-02-10T12:45:00Z" w16du:dateUtc="2026-02-10T11:45:00Z"/>
              <w:rFonts w:ascii="Times New Roman" w:hAnsi="Times New Roman" w:cs="Times New Roman"/>
              <w:color w:val="000000"/>
              <w:sz w:val="22"/>
              <w:szCs w:val="22"/>
            </w:rPr>
          </w:pPr>
          <w:ins w:id="281" w:author="Yuanyuan Zeng" w:date="2026-02-10T12:45:00Z" w16du:dateUtc="2026-02-10T11:45:00Z">
            <w:r>
              <w:rPr>
                <w:rFonts w:ascii="Times New Roman" w:hAnsi="Times New Roman" w:cs="Times New Roman"/>
                <w:color w:val="000000"/>
                <w:sz w:val="22"/>
                <w:szCs w:val="22"/>
              </w:rPr>
              <w:t>THOMAS, W.R., BALDONI, C., ZENG, Y., CARLSON, D., HOLM-JACOBSEN, J., MUTURI, M., VON ELVERFELDT, D., BENNIKE, T.B., DECHMANN, D.K.N., NIELAND, J., CORTHALS, A.P. and DÁVALOS, L.M., 2025. Dynamic metabolic and molecular changes during seasonal shrinking in Sorex araneus</w:t>
            </w:r>
            <w:r>
              <w:rPr>
                <w:rFonts w:ascii="Times New Roman" w:hAnsi="Times New Roman" w:cs="Times New Roman"/>
                <w:i/>
                <w:iCs/>
                <w:color w:val="000000"/>
                <w:sz w:val="22"/>
                <w:szCs w:val="22"/>
              </w:rPr>
              <w:t>. Genome Research</w:t>
            </w:r>
            <w:r>
              <w:rPr>
                <w:rFonts w:ascii="Times New Roman" w:hAnsi="Times New Roman" w:cs="Times New Roman"/>
                <w:color w:val="000000"/>
                <w:sz w:val="22"/>
                <w:szCs w:val="22"/>
              </w:rPr>
              <w:t xml:space="preserve">, -11-04, vol. 36, no. 1 [viewed Jan 7, 2026], pp. 61–70. Available from: </w:t>
            </w:r>
            <w:r>
              <w:rPr>
                <w:rFonts w:ascii="Times New Roman" w:hAnsi="Times New Roman" w:cs="Times New Roman"/>
                <w:color w:val="000000"/>
                <w:sz w:val="22"/>
                <w:szCs w:val="22"/>
              </w:rPr>
              <w:fldChar w:fldCharType="begin"/>
            </w:r>
            <w:r>
              <w:rPr>
                <w:rFonts w:ascii="Times New Roman" w:hAnsi="Times New Roman" w:cs="Times New Roman"/>
                <w:color w:val="000000"/>
                <w:sz w:val="22"/>
                <w:szCs w:val="22"/>
              </w:rPr>
              <w:instrText>HYPERLINK "https://pmc.ncbi.nlm.nih.gov/articles/PMC12758402/" \t "_blank"</w:instrText>
            </w:r>
            <w:r>
              <w:rPr>
                <w:rFonts w:ascii="Times New Roman" w:hAnsi="Times New Roman" w:cs="Times New Roman"/>
                <w:color w:val="000000"/>
                <w:sz w:val="22"/>
                <w:szCs w:val="22"/>
              </w:rPr>
            </w:r>
            <w:r>
              <w:rPr>
                <w:rFonts w:ascii="Times New Roman" w:hAnsi="Times New Roman" w:cs="Times New Roman"/>
                <w:color w:val="000000"/>
                <w:sz w:val="22"/>
                <w:szCs w:val="22"/>
              </w:rPr>
              <w:fldChar w:fldCharType="separate"/>
            </w:r>
            <w:r>
              <w:rPr>
                <w:rStyle w:val="Hyperlink"/>
                <w:rFonts w:ascii="Times New Roman" w:hAnsi="Times New Roman" w:cs="Times New Roman"/>
                <w:sz w:val="22"/>
                <w:szCs w:val="22"/>
              </w:rPr>
              <w:t>https://pmc.ncbi.nlm.nih.gov/articles/PMC12758402/</w:t>
            </w:r>
            <w:r>
              <w:rPr>
                <w:rFonts w:ascii="Times New Roman" w:hAnsi="Times New Roman" w:cs="Times New Roman"/>
                <w:color w:val="000000"/>
                <w:sz w:val="22"/>
                <w:szCs w:val="22"/>
              </w:rPr>
              <w:fldChar w:fldCharType="end"/>
            </w:r>
            <w:r>
              <w:rPr>
                <w:rFonts w:ascii="Times New Roman" w:hAnsi="Times New Roman" w:cs="Times New Roman"/>
                <w:color w:val="000000"/>
                <w:sz w:val="22"/>
                <w:szCs w:val="22"/>
              </w:rPr>
              <w:t xml:space="preserve"> ISSN 1088-9051. DOI 10.1101/gr.280639.125.</w:t>
            </w:r>
          </w:ins>
        </w:p>
        <w:p w14:paraId="2D4B5781" w14:textId="77777777" w:rsidR="000C01F3" w:rsidRDefault="000C01F3">
          <w:pPr>
            <w:pStyle w:val="NormalWeb"/>
            <w:rPr>
              <w:ins w:id="282" w:author="Yuanyuan Zeng" w:date="2026-02-10T12:45:00Z" w16du:dateUtc="2026-02-10T11:45:00Z"/>
              <w:rFonts w:ascii="Times New Roman" w:hAnsi="Times New Roman" w:cs="Times New Roman"/>
              <w:color w:val="000000"/>
              <w:sz w:val="22"/>
              <w:szCs w:val="22"/>
            </w:rPr>
          </w:pPr>
          <w:ins w:id="283" w:author="Yuanyuan Zeng" w:date="2026-02-10T12:45:00Z" w16du:dateUtc="2026-02-10T11:45:00Z">
            <w:r>
              <w:rPr>
                <w:rFonts w:ascii="Times New Roman" w:hAnsi="Times New Roman" w:cs="Times New Roman"/>
                <w:color w:val="000000"/>
                <w:sz w:val="22"/>
                <w:szCs w:val="22"/>
              </w:rPr>
              <w:t>YAO, J., RETTBERG, J.R., KLOSINSKI, L.P., CADENAS, E. and BRINTON, R.D., 2011. Shift in brain metabolism in late onset Alzheimer's disease: implications for biomarkers and therapeutic interventions</w:t>
            </w:r>
            <w:r>
              <w:rPr>
                <w:rFonts w:ascii="Times New Roman" w:hAnsi="Times New Roman" w:cs="Times New Roman"/>
                <w:i/>
                <w:iCs/>
                <w:color w:val="000000"/>
                <w:sz w:val="22"/>
                <w:szCs w:val="22"/>
              </w:rPr>
              <w:t>. Molecular Aspects of Medicine</w:t>
            </w:r>
            <w:r>
              <w:rPr>
                <w:rFonts w:ascii="Times New Roman" w:hAnsi="Times New Roman" w:cs="Times New Roman"/>
                <w:color w:val="000000"/>
                <w:sz w:val="22"/>
                <w:szCs w:val="22"/>
              </w:rPr>
              <w:t xml:space="preserve">, -08, vol. 32, no. 4-6 [viewed Jan 26, 2026], pp. 247–257. Available from: </w:t>
            </w:r>
            <w:r>
              <w:rPr>
                <w:rFonts w:ascii="Times New Roman" w:hAnsi="Times New Roman" w:cs="Times New Roman"/>
                <w:color w:val="000000"/>
                <w:sz w:val="22"/>
                <w:szCs w:val="22"/>
              </w:rPr>
              <w:fldChar w:fldCharType="begin"/>
            </w:r>
            <w:r>
              <w:rPr>
                <w:rFonts w:ascii="Times New Roman" w:hAnsi="Times New Roman" w:cs="Times New Roman"/>
                <w:color w:val="000000"/>
                <w:sz w:val="22"/>
                <w:szCs w:val="22"/>
              </w:rPr>
              <w:instrText>HYPERLINK "https://pubmed.ncbi.nlm.nih.gov/22024249/" \t "_blank"</w:instrText>
            </w:r>
            <w:r>
              <w:rPr>
                <w:rFonts w:ascii="Times New Roman" w:hAnsi="Times New Roman" w:cs="Times New Roman"/>
                <w:color w:val="000000"/>
                <w:sz w:val="22"/>
                <w:szCs w:val="22"/>
              </w:rPr>
            </w:r>
            <w:r>
              <w:rPr>
                <w:rFonts w:ascii="Times New Roman" w:hAnsi="Times New Roman" w:cs="Times New Roman"/>
                <w:color w:val="000000"/>
                <w:sz w:val="22"/>
                <w:szCs w:val="22"/>
              </w:rPr>
              <w:fldChar w:fldCharType="separate"/>
            </w:r>
            <w:r>
              <w:rPr>
                <w:rStyle w:val="Hyperlink"/>
                <w:rFonts w:ascii="Times New Roman" w:hAnsi="Times New Roman" w:cs="Times New Roman"/>
                <w:sz w:val="22"/>
                <w:szCs w:val="22"/>
              </w:rPr>
              <w:t>https://pubmed.ncbi.nlm.nih.gov/22024249/</w:t>
            </w:r>
            <w:r>
              <w:rPr>
                <w:rFonts w:ascii="Times New Roman" w:hAnsi="Times New Roman" w:cs="Times New Roman"/>
                <w:color w:val="000000"/>
                <w:sz w:val="22"/>
                <w:szCs w:val="22"/>
              </w:rPr>
              <w:fldChar w:fldCharType="end"/>
            </w:r>
            <w:r>
              <w:rPr>
                <w:rFonts w:ascii="Times New Roman" w:hAnsi="Times New Roman" w:cs="Times New Roman"/>
                <w:color w:val="000000"/>
                <w:sz w:val="22"/>
                <w:szCs w:val="22"/>
              </w:rPr>
              <w:t xml:space="preserve"> ISSN 1872-9452. DOI 10.1016/j.mam.2011.10.005.</w:t>
            </w:r>
          </w:ins>
        </w:p>
        <w:p w14:paraId="3E68CC1A" w14:textId="77777777" w:rsidR="000C01F3" w:rsidRDefault="000C01F3">
          <w:pPr>
            <w:pStyle w:val="NormalWeb"/>
            <w:rPr>
              <w:ins w:id="284" w:author="Yuanyuan Zeng" w:date="2026-02-10T12:45:00Z" w16du:dateUtc="2026-02-10T11:45:00Z"/>
              <w:rFonts w:ascii="Times New Roman" w:hAnsi="Times New Roman" w:cs="Times New Roman"/>
              <w:color w:val="000000"/>
              <w:sz w:val="22"/>
              <w:szCs w:val="22"/>
            </w:rPr>
          </w:pPr>
          <w:ins w:id="285" w:author="Yuanyuan Zeng" w:date="2026-02-10T12:45:00Z" w16du:dateUtc="2026-02-10T11:45:00Z">
            <w:r>
              <w:rPr>
                <w:rFonts w:ascii="Times New Roman" w:hAnsi="Times New Roman" w:cs="Times New Roman"/>
                <w:color w:val="000000"/>
                <w:sz w:val="22"/>
                <w:szCs w:val="22"/>
              </w:rPr>
              <w:t>YIP, J., GENG, X., SHEN, J. and DING, Y., 2017. Cerebral gluconeogenesis and diseases</w:t>
            </w:r>
            <w:r>
              <w:rPr>
                <w:rFonts w:ascii="Times New Roman" w:hAnsi="Times New Roman" w:cs="Times New Roman"/>
                <w:i/>
                <w:iCs/>
                <w:color w:val="000000"/>
                <w:sz w:val="22"/>
                <w:szCs w:val="22"/>
              </w:rPr>
              <w:t>. Frontiers in Pharmacology</w:t>
            </w:r>
            <w:r>
              <w:rPr>
                <w:rFonts w:ascii="Times New Roman" w:hAnsi="Times New Roman" w:cs="Times New Roman"/>
                <w:color w:val="000000"/>
                <w:sz w:val="22"/>
                <w:szCs w:val="22"/>
              </w:rPr>
              <w:t>, vol. 7, pp. 521.</w:t>
            </w:r>
          </w:ins>
        </w:p>
        <w:p w14:paraId="556ACBEC" w14:textId="77777777" w:rsidR="000C01F3" w:rsidRDefault="000C01F3">
          <w:pPr>
            <w:pStyle w:val="NormalWeb"/>
            <w:rPr>
              <w:ins w:id="286" w:author="Yuanyuan Zeng" w:date="2026-02-10T12:45:00Z" w16du:dateUtc="2026-02-10T11:45:00Z"/>
              <w:rFonts w:ascii="Times New Roman" w:hAnsi="Times New Roman" w:cs="Times New Roman"/>
              <w:color w:val="000000"/>
              <w:sz w:val="22"/>
              <w:szCs w:val="22"/>
            </w:rPr>
          </w:pPr>
          <w:ins w:id="287" w:author="Yuanyuan Zeng" w:date="2026-02-10T12:45:00Z" w16du:dateUtc="2026-02-10T11:45:00Z">
            <w:r>
              <w:rPr>
                <w:rFonts w:ascii="Times New Roman" w:hAnsi="Times New Roman" w:cs="Times New Roman"/>
                <w:color w:val="000000"/>
                <w:sz w:val="22"/>
                <w:szCs w:val="22"/>
              </w:rPr>
              <w:lastRenderedPageBreak/>
              <w:t>ZHANG, J., CAI, R., LIANG, J., IZAZ, A., SHU, Y., PAN, T. and WU, X., 2021. Molecular mechanism of Chinese alligator (Alligator sinensis) adapting to hibernation</w:t>
            </w:r>
            <w:r>
              <w:rPr>
                <w:rFonts w:ascii="Times New Roman" w:hAnsi="Times New Roman" w:cs="Times New Roman"/>
                <w:i/>
                <w:iCs/>
                <w:color w:val="000000"/>
                <w:sz w:val="22"/>
                <w:szCs w:val="22"/>
              </w:rPr>
              <w:t>. Journal of Experimental Zoology. Part B, Molecular and Developmental Evolution</w:t>
            </w:r>
            <w:r>
              <w:rPr>
                <w:rFonts w:ascii="Times New Roman" w:hAnsi="Times New Roman" w:cs="Times New Roman"/>
                <w:color w:val="000000"/>
                <w:sz w:val="22"/>
                <w:szCs w:val="22"/>
              </w:rPr>
              <w:t xml:space="preserve">, -01, vol. 336, no. 1 [viewed Jan 7, 2026], pp. 32–49. Available from: </w:t>
            </w:r>
            <w:r>
              <w:rPr>
                <w:rFonts w:ascii="Times New Roman" w:hAnsi="Times New Roman" w:cs="Times New Roman"/>
                <w:color w:val="000000"/>
                <w:sz w:val="22"/>
                <w:szCs w:val="22"/>
              </w:rPr>
              <w:fldChar w:fldCharType="begin"/>
            </w:r>
            <w:r>
              <w:rPr>
                <w:rFonts w:ascii="Times New Roman" w:hAnsi="Times New Roman" w:cs="Times New Roman"/>
                <w:color w:val="000000"/>
                <w:sz w:val="22"/>
                <w:szCs w:val="22"/>
              </w:rPr>
              <w:instrText>HYPERLINK "https://pubmed.ncbi.nlm.nih.gov/33231934/" \t "_blank"</w:instrText>
            </w:r>
            <w:r>
              <w:rPr>
                <w:rFonts w:ascii="Times New Roman" w:hAnsi="Times New Roman" w:cs="Times New Roman"/>
                <w:color w:val="000000"/>
                <w:sz w:val="22"/>
                <w:szCs w:val="22"/>
              </w:rPr>
            </w:r>
            <w:r>
              <w:rPr>
                <w:rFonts w:ascii="Times New Roman" w:hAnsi="Times New Roman" w:cs="Times New Roman"/>
                <w:color w:val="000000"/>
                <w:sz w:val="22"/>
                <w:szCs w:val="22"/>
              </w:rPr>
              <w:fldChar w:fldCharType="separate"/>
            </w:r>
            <w:r>
              <w:rPr>
                <w:rStyle w:val="Hyperlink"/>
                <w:rFonts w:ascii="Times New Roman" w:hAnsi="Times New Roman" w:cs="Times New Roman"/>
                <w:sz w:val="22"/>
                <w:szCs w:val="22"/>
              </w:rPr>
              <w:t>https://pubmed.ncbi.nlm.nih.gov/33231934/</w:t>
            </w:r>
            <w:r>
              <w:rPr>
                <w:rFonts w:ascii="Times New Roman" w:hAnsi="Times New Roman" w:cs="Times New Roman"/>
                <w:color w:val="000000"/>
                <w:sz w:val="22"/>
                <w:szCs w:val="22"/>
              </w:rPr>
              <w:fldChar w:fldCharType="end"/>
            </w:r>
            <w:r>
              <w:rPr>
                <w:rFonts w:ascii="Times New Roman" w:hAnsi="Times New Roman" w:cs="Times New Roman"/>
                <w:color w:val="000000"/>
                <w:sz w:val="22"/>
                <w:szCs w:val="22"/>
              </w:rPr>
              <w:t xml:space="preserve"> ISSN 1552-5015. DOI 10.1002/jez.b.23013.</w:t>
            </w:r>
          </w:ins>
        </w:p>
        <w:p w14:paraId="7D1E0BB3" w14:textId="77777777" w:rsidR="000C01F3" w:rsidRDefault="000C01F3">
          <w:pPr>
            <w:pStyle w:val="NormalWeb"/>
            <w:rPr>
              <w:ins w:id="288" w:author="Yuanyuan Zeng" w:date="2026-02-10T12:45:00Z" w16du:dateUtc="2026-02-10T11:45:00Z"/>
              <w:rFonts w:ascii="Times New Roman" w:hAnsi="Times New Roman" w:cs="Times New Roman"/>
              <w:color w:val="000000"/>
              <w:sz w:val="22"/>
              <w:szCs w:val="22"/>
            </w:rPr>
          </w:pPr>
          <w:ins w:id="289" w:author="Yuanyuan Zeng" w:date="2026-02-10T12:45:00Z" w16du:dateUtc="2026-02-10T11:45:00Z">
            <w:r>
              <w:rPr>
                <w:rFonts w:ascii="Times New Roman" w:hAnsi="Times New Roman" w:cs="Times New Roman"/>
                <w:color w:val="000000"/>
                <w:sz w:val="22"/>
                <w:szCs w:val="22"/>
              </w:rPr>
              <w:t>ZHANG, Y., KUANG, Y., XU, K., HARRIS, D., LEE, Z., LAMANNA, J. and PUCHOWICZ, M.A., 2013. Ketosis proportionately spares glucose utilization in brain</w:t>
            </w:r>
            <w:r>
              <w:rPr>
                <w:rFonts w:ascii="Times New Roman" w:hAnsi="Times New Roman" w:cs="Times New Roman"/>
                <w:i/>
                <w:iCs/>
                <w:color w:val="000000"/>
                <w:sz w:val="22"/>
                <w:szCs w:val="22"/>
              </w:rPr>
              <w:t>. Journal of Cerebral Blood Flow and Metabolism: Official Journal of the International Society of Cerebral Blood Flow and Metabolism</w:t>
            </w:r>
            <w:r>
              <w:rPr>
                <w:rFonts w:ascii="Times New Roman" w:hAnsi="Times New Roman" w:cs="Times New Roman"/>
                <w:color w:val="000000"/>
                <w:sz w:val="22"/>
                <w:szCs w:val="22"/>
              </w:rPr>
              <w:t xml:space="preserve">, -08, vol. 33, no. 8 [viewed Jan 26, 2026], pp. 1307–1311. Available from: </w:t>
            </w:r>
            <w:r>
              <w:rPr>
                <w:rFonts w:ascii="Times New Roman" w:hAnsi="Times New Roman" w:cs="Times New Roman"/>
                <w:color w:val="000000"/>
                <w:sz w:val="22"/>
                <w:szCs w:val="22"/>
              </w:rPr>
              <w:fldChar w:fldCharType="begin"/>
            </w:r>
            <w:r>
              <w:rPr>
                <w:rFonts w:ascii="Times New Roman" w:hAnsi="Times New Roman" w:cs="Times New Roman"/>
                <w:color w:val="000000"/>
                <w:sz w:val="22"/>
                <w:szCs w:val="22"/>
              </w:rPr>
              <w:instrText>HYPERLINK "https://pubmed.ncbi.nlm.nih.gov/23736643/" \t "_blank"</w:instrText>
            </w:r>
            <w:r>
              <w:rPr>
                <w:rFonts w:ascii="Times New Roman" w:hAnsi="Times New Roman" w:cs="Times New Roman"/>
                <w:color w:val="000000"/>
                <w:sz w:val="22"/>
                <w:szCs w:val="22"/>
              </w:rPr>
            </w:r>
            <w:r>
              <w:rPr>
                <w:rFonts w:ascii="Times New Roman" w:hAnsi="Times New Roman" w:cs="Times New Roman"/>
                <w:color w:val="000000"/>
                <w:sz w:val="22"/>
                <w:szCs w:val="22"/>
              </w:rPr>
              <w:fldChar w:fldCharType="separate"/>
            </w:r>
            <w:r>
              <w:rPr>
                <w:rStyle w:val="Hyperlink"/>
                <w:rFonts w:ascii="Times New Roman" w:hAnsi="Times New Roman" w:cs="Times New Roman"/>
                <w:sz w:val="22"/>
                <w:szCs w:val="22"/>
              </w:rPr>
              <w:t>https://pubmed.ncbi.nlm.nih.gov/23736643/</w:t>
            </w:r>
            <w:r>
              <w:rPr>
                <w:rFonts w:ascii="Times New Roman" w:hAnsi="Times New Roman" w:cs="Times New Roman"/>
                <w:color w:val="000000"/>
                <w:sz w:val="22"/>
                <w:szCs w:val="22"/>
              </w:rPr>
              <w:fldChar w:fldCharType="end"/>
            </w:r>
            <w:r>
              <w:rPr>
                <w:rFonts w:ascii="Times New Roman" w:hAnsi="Times New Roman" w:cs="Times New Roman"/>
                <w:color w:val="000000"/>
                <w:sz w:val="22"/>
                <w:szCs w:val="22"/>
              </w:rPr>
              <w:t xml:space="preserve"> ISSN 1559-7016. DOI 10.1038/jcbfm.2013.87.</w:t>
            </w:r>
          </w:ins>
        </w:p>
        <w:p w14:paraId="3ED7A143" w14:textId="04B3D29C" w:rsidR="00E37628" w:rsidDel="00CB1704" w:rsidRDefault="00E37628">
          <w:pPr>
            <w:pStyle w:val="NormalWeb"/>
            <w:ind w:left="450" w:hanging="450"/>
            <w:rPr>
              <w:del w:id="290" w:author="Yuanyuan Zeng" w:date="2026-02-10T12:29:00Z" w16du:dateUtc="2026-02-10T11:29:00Z"/>
              <w:rFonts w:ascii="Times New Roman" w:hAnsi="Times New Roman" w:cs="Times New Roman"/>
              <w:color w:val="000000"/>
              <w:sz w:val="22"/>
              <w:szCs w:val="22"/>
            </w:rPr>
          </w:pPr>
          <w:del w:id="291" w:author="Yuanyuan Zeng" w:date="2026-02-10T12:29:00Z" w16du:dateUtc="2026-02-10T11:29:00Z">
            <w:r w:rsidDel="00CB1704">
              <w:rPr>
                <w:rFonts w:ascii="Times New Roman" w:hAnsi="Times New Roman" w:cs="Times New Roman"/>
                <w:color w:val="000000"/>
                <w:sz w:val="22"/>
                <w:szCs w:val="22"/>
              </w:rPr>
              <w:delText xml:space="preserve">1. Demas, G.E., Weil, Z.M. &amp; Nelson, R.J. 2010, "Photoperiodism in mammals: regulation of nonreproductive traits", </w:delText>
            </w:r>
            <w:r w:rsidDel="00CB1704">
              <w:rPr>
                <w:rFonts w:ascii="Times New Roman" w:hAnsi="Times New Roman" w:cs="Times New Roman"/>
                <w:i/>
                <w:iCs/>
                <w:color w:val="000000"/>
                <w:sz w:val="22"/>
                <w:szCs w:val="22"/>
              </w:rPr>
              <w:delText xml:space="preserve">Photoperiodism: The Biological Calendar, </w:delText>
            </w:r>
            <w:r w:rsidDel="00CB1704">
              <w:rPr>
                <w:rFonts w:ascii="Times New Roman" w:hAnsi="Times New Roman" w:cs="Times New Roman"/>
                <w:color w:val="000000"/>
                <w:sz w:val="22"/>
                <w:szCs w:val="22"/>
              </w:rPr>
              <w:delText>, pp. 461–502.</w:delText>
            </w:r>
          </w:del>
        </w:p>
        <w:p w14:paraId="71524B99" w14:textId="66C9B06C" w:rsidR="00E37628" w:rsidDel="00CB1704" w:rsidRDefault="00E37628">
          <w:pPr>
            <w:pStyle w:val="NormalWeb"/>
            <w:ind w:left="450" w:hanging="450"/>
            <w:rPr>
              <w:del w:id="292" w:author="Yuanyuan Zeng" w:date="2026-02-10T12:29:00Z" w16du:dateUtc="2026-02-10T11:29:00Z"/>
              <w:rFonts w:ascii="Times New Roman" w:hAnsi="Times New Roman" w:cs="Times New Roman"/>
              <w:color w:val="000000"/>
              <w:sz w:val="22"/>
              <w:szCs w:val="22"/>
            </w:rPr>
          </w:pPr>
          <w:del w:id="293" w:author="Yuanyuan Zeng" w:date="2026-02-10T12:29:00Z" w16du:dateUtc="2026-02-10T11:29:00Z">
            <w:r w:rsidDel="00CB1704">
              <w:rPr>
                <w:rFonts w:ascii="Times New Roman" w:hAnsi="Times New Roman" w:cs="Times New Roman"/>
                <w:color w:val="000000"/>
                <w:sz w:val="22"/>
                <w:szCs w:val="22"/>
              </w:rPr>
              <w:delText xml:space="preserve">2. Dehnel, A. 1949, "Studies on the genus Sorex L", </w:delText>
            </w:r>
            <w:r w:rsidDel="00CB1704">
              <w:rPr>
                <w:rFonts w:ascii="Times New Roman" w:hAnsi="Times New Roman" w:cs="Times New Roman"/>
                <w:i/>
                <w:iCs/>
                <w:color w:val="000000"/>
                <w:sz w:val="22"/>
                <w:szCs w:val="22"/>
              </w:rPr>
              <w:delText xml:space="preserve">Ann.Univ.M.Curie-Sklod, </w:delText>
            </w:r>
            <w:r w:rsidDel="00CB1704">
              <w:rPr>
                <w:rFonts w:ascii="Times New Roman" w:hAnsi="Times New Roman" w:cs="Times New Roman"/>
                <w:color w:val="000000"/>
                <w:sz w:val="22"/>
                <w:szCs w:val="22"/>
              </w:rPr>
              <w:delText>vol. 4, no. 2, pp. 18–102.</w:delText>
            </w:r>
          </w:del>
        </w:p>
        <w:p w14:paraId="7D2B2FA1" w14:textId="10AAD0AE" w:rsidR="00E37628" w:rsidDel="00CB1704" w:rsidRDefault="00E37628">
          <w:pPr>
            <w:pStyle w:val="NormalWeb"/>
            <w:ind w:left="450" w:hanging="450"/>
            <w:rPr>
              <w:del w:id="294" w:author="Yuanyuan Zeng" w:date="2026-02-10T12:29:00Z" w16du:dateUtc="2026-02-10T11:29:00Z"/>
              <w:rFonts w:ascii="Times New Roman" w:hAnsi="Times New Roman" w:cs="Times New Roman"/>
              <w:color w:val="000000"/>
              <w:sz w:val="22"/>
              <w:szCs w:val="22"/>
            </w:rPr>
          </w:pPr>
          <w:del w:id="295" w:author="Yuanyuan Zeng" w:date="2026-02-10T12:29:00Z" w16du:dateUtc="2026-02-10T11:29:00Z">
            <w:r w:rsidDel="00CB1704">
              <w:rPr>
                <w:rFonts w:ascii="Times New Roman" w:hAnsi="Times New Roman" w:cs="Times New Roman"/>
                <w:color w:val="000000"/>
                <w:sz w:val="22"/>
                <w:szCs w:val="22"/>
              </w:rPr>
              <w:delText xml:space="preserve">3. Bielak, T. &amp; Pucek, Z. 1959, "Seasonal changes in the brain weight of the common shrew (Sorex araneus araneus Linnaeus, 1758); Sezonowa zmienność wagi mózgu u Sorex araneus araneus Linnaeus, 1758", </w:delText>
            </w:r>
            <w:r w:rsidDel="00CB1704">
              <w:rPr>
                <w:rFonts w:ascii="Times New Roman" w:hAnsi="Times New Roman" w:cs="Times New Roman"/>
                <w:i/>
                <w:iCs/>
                <w:color w:val="000000"/>
                <w:sz w:val="22"/>
                <w:szCs w:val="22"/>
              </w:rPr>
              <w:delText xml:space="preserve">Acta Theriologica, </w:delText>
            </w:r>
            <w:r w:rsidDel="00CB1704">
              <w:rPr>
                <w:rFonts w:ascii="Times New Roman" w:hAnsi="Times New Roman" w:cs="Times New Roman"/>
                <w:color w:val="000000"/>
                <w:sz w:val="22"/>
                <w:szCs w:val="22"/>
              </w:rPr>
              <w:delText>vol. 3, no. 13, pp. 297–300.</w:delText>
            </w:r>
          </w:del>
        </w:p>
        <w:p w14:paraId="7CCF27D9" w14:textId="03DD4CAC" w:rsidR="00E37628" w:rsidDel="00CB1704" w:rsidRDefault="00E37628">
          <w:pPr>
            <w:pStyle w:val="NormalWeb"/>
            <w:ind w:left="450" w:hanging="450"/>
            <w:rPr>
              <w:del w:id="296" w:author="Yuanyuan Zeng" w:date="2026-02-10T12:29:00Z" w16du:dateUtc="2026-02-10T11:29:00Z"/>
              <w:rFonts w:ascii="Times New Roman" w:hAnsi="Times New Roman" w:cs="Times New Roman"/>
              <w:color w:val="000000"/>
              <w:sz w:val="22"/>
              <w:szCs w:val="22"/>
            </w:rPr>
          </w:pPr>
          <w:del w:id="297" w:author="Yuanyuan Zeng" w:date="2026-02-10T12:29:00Z" w16du:dateUtc="2026-02-10T11:29:00Z">
            <w:r w:rsidDel="00CB1704">
              <w:rPr>
                <w:rFonts w:ascii="Times New Roman" w:hAnsi="Times New Roman" w:cs="Times New Roman"/>
                <w:color w:val="000000"/>
                <w:sz w:val="22"/>
                <w:szCs w:val="22"/>
              </w:rPr>
              <w:delText xml:space="preserve">4. Saure, L. &amp; Hyvärinen, H. 1965, "Seasonal changes in the histological structure of the spinal column of Sorex araneus (L.)", </w:delText>
            </w:r>
            <w:r w:rsidDel="00CB1704">
              <w:rPr>
                <w:rFonts w:ascii="Times New Roman" w:hAnsi="Times New Roman" w:cs="Times New Roman"/>
                <w:i/>
                <w:iCs/>
                <w:color w:val="000000"/>
                <w:sz w:val="22"/>
                <w:szCs w:val="22"/>
              </w:rPr>
              <w:delText xml:space="preserve">Nature, </w:delText>
            </w:r>
            <w:r w:rsidDel="00CB1704">
              <w:rPr>
                <w:rFonts w:ascii="Times New Roman" w:hAnsi="Times New Roman" w:cs="Times New Roman"/>
                <w:color w:val="000000"/>
                <w:sz w:val="22"/>
                <w:szCs w:val="22"/>
              </w:rPr>
              <w:delText>vol. 208, no. 5011, pp. 705–706.</w:delText>
            </w:r>
          </w:del>
        </w:p>
        <w:p w14:paraId="3238B37B" w14:textId="3BE8F9D9" w:rsidR="00E37628" w:rsidDel="00CB1704" w:rsidRDefault="00E37628">
          <w:pPr>
            <w:pStyle w:val="NormalWeb"/>
            <w:ind w:left="450" w:hanging="450"/>
            <w:rPr>
              <w:del w:id="298" w:author="Yuanyuan Zeng" w:date="2026-02-10T12:29:00Z" w16du:dateUtc="2026-02-10T11:29:00Z"/>
              <w:rFonts w:ascii="Times New Roman" w:hAnsi="Times New Roman" w:cs="Times New Roman"/>
              <w:color w:val="000000"/>
              <w:sz w:val="22"/>
              <w:szCs w:val="22"/>
            </w:rPr>
          </w:pPr>
          <w:del w:id="299" w:author="Yuanyuan Zeng" w:date="2026-02-10T12:29:00Z" w16du:dateUtc="2026-02-10T11:29:00Z">
            <w:r w:rsidDel="00CB1704">
              <w:rPr>
                <w:rFonts w:ascii="Times New Roman" w:hAnsi="Times New Roman" w:cs="Times New Roman"/>
                <w:color w:val="000000"/>
                <w:sz w:val="22"/>
                <w:szCs w:val="22"/>
              </w:rPr>
              <w:delText xml:space="preserve">5. Lázaro, J., Nováková, L., Hertel, M., et al 2021, "Geographic patterns in seasonal changes of body mass, skull, and brain size of common shrews", </w:delText>
            </w:r>
            <w:r w:rsidDel="00CB1704">
              <w:rPr>
                <w:rFonts w:ascii="Times New Roman" w:hAnsi="Times New Roman" w:cs="Times New Roman"/>
                <w:i/>
                <w:iCs/>
                <w:color w:val="000000"/>
                <w:sz w:val="22"/>
                <w:szCs w:val="22"/>
              </w:rPr>
              <w:delText xml:space="preserve">Ecology and Evolution, </w:delText>
            </w:r>
            <w:r w:rsidDel="00CB1704">
              <w:rPr>
                <w:rFonts w:ascii="Times New Roman" w:hAnsi="Times New Roman" w:cs="Times New Roman"/>
                <w:color w:val="000000"/>
                <w:sz w:val="22"/>
                <w:szCs w:val="22"/>
              </w:rPr>
              <w:delText>vol. 11, no. 6, pp. 2431–2448.</w:delText>
            </w:r>
          </w:del>
        </w:p>
        <w:p w14:paraId="444A5511" w14:textId="50D9B806" w:rsidR="00E37628" w:rsidDel="00CB1704" w:rsidRDefault="00E37628">
          <w:pPr>
            <w:pStyle w:val="NormalWeb"/>
            <w:ind w:left="450" w:hanging="450"/>
            <w:rPr>
              <w:del w:id="300" w:author="Yuanyuan Zeng" w:date="2026-02-10T12:29:00Z" w16du:dateUtc="2026-02-10T11:29:00Z"/>
              <w:rFonts w:ascii="Times New Roman" w:hAnsi="Times New Roman" w:cs="Times New Roman"/>
              <w:color w:val="000000"/>
              <w:sz w:val="22"/>
              <w:szCs w:val="22"/>
            </w:rPr>
          </w:pPr>
          <w:del w:id="301" w:author="Yuanyuan Zeng" w:date="2026-02-10T12:29:00Z" w16du:dateUtc="2026-02-10T11:29:00Z">
            <w:r w:rsidDel="00CB1704">
              <w:rPr>
                <w:rFonts w:ascii="Times New Roman" w:hAnsi="Times New Roman" w:cs="Times New Roman"/>
                <w:color w:val="000000"/>
                <w:sz w:val="22"/>
                <w:szCs w:val="22"/>
              </w:rPr>
              <w:delText xml:space="preserve">6. Lázaro, J., Hertel, M., Muturi, M., et al 2019, "Seasonal reversible size changes in the braincase and mass of common shrews are flexibly modified by environmental conditions", </w:delText>
            </w:r>
            <w:r w:rsidDel="00CB1704">
              <w:rPr>
                <w:rFonts w:ascii="Times New Roman" w:hAnsi="Times New Roman" w:cs="Times New Roman"/>
                <w:i/>
                <w:iCs/>
                <w:color w:val="000000"/>
                <w:sz w:val="22"/>
                <w:szCs w:val="22"/>
              </w:rPr>
              <w:delText xml:space="preserve">Scientific Reports, </w:delText>
            </w:r>
            <w:r w:rsidDel="00CB1704">
              <w:rPr>
                <w:rFonts w:ascii="Times New Roman" w:hAnsi="Times New Roman" w:cs="Times New Roman"/>
                <w:color w:val="000000"/>
                <w:sz w:val="22"/>
                <w:szCs w:val="22"/>
              </w:rPr>
              <w:delText>vol. 9, no. 1, pp. 2489.</w:delText>
            </w:r>
          </w:del>
        </w:p>
        <w:p w14:paraId="72AE4FC7" w14:textId="61033710" w:rsidR="00E37628" w:rsidDel="00CB1704" w:rsidRDefault="00E37628">
          <w:pPr>
            <w:pStyle w:val="NormalWeb"/>
            <w:ind w:left="450" w:hanging="450"/>
            <w:rPr>
              <w:del w:id="302" w:author="Yuanyuan Zeng" w:date="2026-02-10T12:29:00Z" w16du:dateUtc="2026-02-10T11:29:00Z"/>
              <w:rFonts w:ascii="Times New Roman" w:hAnsi="Times New Roman" w:cs="Times New Roman"/>
              <w:color w:val="000000"/>
              <w:sz w:val="22"/>
              <w:szCs w:val="22"/>
            </w:rPr>
          </w:pPr>
          <w:del w:id="303" w:author="Yuanyuan Zeng" w:date="2026-02-10T12:29:00Z" w16du:dateUtc="2026-02-10T11:29:00Z">
            <w:r w:rsidDel="00CB1704">
              <w:rPr>
                <w:rFonts w:ascii="Times New Roman" w:hAnsi="Times New Roman" w:cs="Times New Roman"/>
                <w:color w:val="000000"/>
                <w:sz w:val="22"/>
                <w:szCs w:val="22"/>
              </w:rPr>
              <w:delText xml:space="preserve">7. Taylor, J.R., Rychlik, L. &amp; Churchfield, S. 2013, "Winter reduction in body mass in a very small, nonhibernating mammal: consequences for heat loss and metabolic rates", </w:delText>
            </w:r>
            <w:r w:rsidDel="00CB1704">
              <w:rPr>
                <w:rFonts w:ascii="Times New Roman" w:hAnsi="Times New Roman" w:cs="Times New Roman"/>
                <w:i/>
                <w:iCs/>
                <w:color w:val="000000"/>
                <w:sz w:val="22"/>
                <w:szCs w:val="22"/>
              </w:rPr>
              <w:delText xml:space="preserve">Physiological and Biochemical Zoology, </w:delText>
            </w:r>
            <w:r w:rsidDel="00CB1704">
              <w:rPr>
                <w:rFonts w:ascii="Times New Roman" w:hAnsi="Times New Roman" w:cs="Times New Roman"/>
                <w:color w:val="000000"/>
                <w:sz w:val="22"/>
                <w:szCs w:val="22"/>
              </w:rPr>
              <w:delText>vol. 86, no. 1, pp. 9–18.</w:delText>
            </w:r>
          </w:del>
        </w:p>
        <w:p w14:paraId="243786FF" w14:textId="08C54170" w:rsidR="00E37628" w:rsidDel="00CB1704" w:rsidRDefault="00E37628">
          <w:pPr>
            <w:pStyle w:val="NormalWeb"/>
            <w:ind w:left="450" w:hanging="450"/>
            <w:rPr>
              <w:del w:id="304" w:author="Yuanyuan Zeng" w:date="2026-02-10T12:29:00Z" w16du:dateUtc="2026-02-10T11:29:00Z"/>
              <w:rFonts w:ascii="Times New Roman" w:hAnsi="Times New Roman" w:cs="Times New Roman"/>
              <w:color w:val="000000"/>
              <w:sz w:val="22"/>
              <w:szCs w:val="22"/>
            </w:rPr>
          </w:pPr>
          <w:del w:id="305" w:author="Yuanyuan Zeng" w:date="2026-02-10T12:29:00Z" w16du:dateUtc="2026-02-10T11:29:00Z">
            <w:r w:rsidDel="00CB1704">
              <w:rPr>
                <w:rFonts w:ascii="Times New Roman" w:hAnsi="Times New Roman" w:cs="Times New Roman"/>
                <w:color w:val="000000"/>
                <w:sz w:val="22"/>
                <w:szCs w:val="22"/>
              </w:rPr>
              <w:delText xml:space="preserve">8. Plomin, R., DeFries, J.C. &amp; Loehlin, J.C. 1977, "Genotype-environment interaction and correlation in the analysis of human behavior.", </w:delText>
            </w:r>
            <w:r w:rsidDel="00CB1704">
              <w:rPr>
                <w:rFonts w:ascii="Times New Roman" w:hAnsi="Times New Roman" w:cs="Times New Roman"/>
                <w:i/>
                <w:iCs/>
                <w:color w:val="000000"/>
                <w:sz w:val="22"/>
                <w:szCs w:val="22"/>
              </w:rPr>
              <w:delText xml:space="preserve">Psychological bulletin, </w:delText>
            </w:r>
            <w:r w:rsidDel="00CB1704">
              <w:rPr>
                <w:rFonts w:ascii="Times New Roman" w:hAnsi="Times New Roman" w:cs="Times New Roman"/>
                <w:color w:val="000000"/>
                <w:sz w:val="22"/>
                <w:szCs w:val="22"/>
              </w:rPr>
              <w:delText>vol. 84, no. 2, pp. 309.</w:delText>
            </w:r>
          </w:del>
        </w:p>
        <w:p w14:paraId="0142A84D" w14:textId="308086CC" w:rsidR="00E37628" w:rsidDel="00CB1704" w:rsidRDefault="00E37628">
          <w:pPr>
            <w:pStyle w:val="NormalWeb"/>
            <w:ind w:left="450" w:hanging="450"/>
            <w:rPr>
              <w:del w:id="306" w:author="Yuanyuan Zeng" w:date="2026-02-10T12:29:00Z" w16du:dateUtc="2026-02-10T11:29:00Z"/>
              <w:rFonts w:ascii="Times New Roman" w:hAnsi="Times New Roman" w:cs="Times New Roman"/>
              <w:color w:val="000000"/>
              <w:sz w:val="22"/>
              <w:szCs w:val="22"/>
            </w:rPr>
          </w:pPr>
          <w:del w:id="307" w:author="Yuanyuan Zeng" w:date="2026-02-10T12:29:00Z" w16du:dateUtc="2026-02-10T11:29:00Z">
            <w:r w:rsidDel="00CB1704">
              <w:rPr>
                <w:rFonts w:ascii="Times New Roman" w:hAnsi="Times New Roman" w:cs="Times New Roman"/>
                <w:color w:val="000000"/>
                <w:sz w:val="22"/>
                <w:szCs w:val="22"/>
              </w:rPr>
              <w:delText xml:space="preserve">9. Hunter, D.J. 2005, "Gene–environment interactions in human diseases", </w:delText>
            </w:r>
            <w:r w:rsidDel="00CB1704">
              <w:rPr>
                <w:rFonts w:ascii="Times New Roman" w:hAnsi="Times New Roman" w:cs="Times New Roman"/>
                <w:i/>
                <w:iCs/>
                <w:color w:val="000000"/>
                <w:sz w:val="22"/>
                <w:szCs w:val="22"/>
              </w:rPr>
              <w:delText xml:space="preserve">Nature reviews genetics, </w:delText>
            </w:r>
            <w:r w:rsidDel="00CB1704">
              <w:rPr>
                <w:rFonts w:ascii="Times New Roman" w:hAnsi="Times New Roman" w:cs="Times New Roman"/>
                <w:color w:val="000000"/>
                <w:sz w:val="22"/>
                <w:szCs w:val="22"/>
              </w:rPr>
              <w:delText>vol. 6, no. 4, pp. 287–298.</w:delText>
            </w:r>
          </w:del>
        </w:p>
        <w:p w14:paraId="753F4645" w14:textId="317AD616" w:rsidR="00E37628" w:rsidDel="00CB1704" w:rsidRDefault="00E37628">
          <w:pPr>
            <w:pStyle w:val="NormalWeb"/>
            <w:ind w:left="450" w:hanging="450"/>
            <w:rPr>
              <w:del w:id="308" w:author="Yuanyuan Zeng" w:date="2026-02-10T12:29:00Z" w16du:dateUtc="2026-02-10T11:29:00Z"/>
              <w:rFonts w:ascii="Times New Roman" w:hAnsi="Times New Roman" w:cs="Times New Roman"/>
              <w:color w:val="000000"/>
              <w:sz w:val="22"/>
              <w:szCs w:val="22"/>
            </w:rPr>
          </w:pPr>
          <w:del w:id="309" w:author="Yuanyuan Zeng" w:date="2026-02-10T12:29:00Z" w16du:dateUtc="2026-02-10T11:29:00Z">
            <w:r w:rsidDel="00CB1704">
              <w:rPr>
                <w:rFonts w:ascii="Times New Roman" w:hAnsi="Times New Roman" w:cs="Times New Roman"/>
                <w:color w:val="000000"/>
                <w:sz w:val="22"/>
                <w:szCs w:val="22"/>
              </w:rPr>
              <w:lastRenderedPageBreak/>
              <w:delText xml:space="preserve">10. Hunter, D.J. 2005, "Gene–environment interactions in human diseases", </w:delText>
            </w:r>
            <w:r w:rsidDel="00CB1704">
              <w:rPr>
                <w:rFonts w:ascii="Times New Roman" w:hAnsi="Times New Roman" w:cs="Times New Roman"/>
                <w:i/>
                <w:iCs/>
                <w:color w:val="000000"/>
                <w:sz w:val="22"/>
                <w:szCs w:val="22"/>
              </w:rPr>
              <w:delText xml:space="preserve">Nature reviews genetics, </w:delText>
            </w:r>
            <w:r w:rsidDel="00CB1704">
              <w:rPr>
                <w:rFonts w:ascii="Times New Roman" w:hAnsi="Times New Roman" w:cs="Times New Roman"/>
                <w:color w:val="000000"/>
                <w:sz w:val="22"/>
                <w:szCs w:val="22"/>
              </w:rPr>
              <w:delText>vol. 6, no. 4, pp. 287–298.</w:delText>
            </w:r>
          </w:del>
        </w:p>
        <w:p w14:paraId="1777BD08" w14:textId="6C198B54" w:rsidR="00E37628" w:rsidDel="00CB1704" w:rsidRDefault="00E37628">
          <w:pPr>
            <w:pStyle w:val="NormalWeb"/>
            <w:ind w:left="450" w:hanging="450"/>
            <w:rPr>
              <w:del w:id="310" w:author="Yuanyuan Zeng" w:date="2026-02-10T12:29:00Z" w16du:dateUtc="2026-02-10T11:29:00Z"/>
              <w:rFonts w:ascii="Times New Roman" w:hAnsi="Times New Roman" w:cs="Times New Roman"/>
              <w:color w:val="000000"/>
              <w:sz w:val="22"/>
              <w:szCs w:val="22"/>
            </w:rPr>
          </w:pPr>
          <w:del w:id="311" w:author="Yuanyuan Zeng" w:date="2026-02-10T12:29:00Z" w16du:dateUtc="2026-02-10T11:29:00Z">
            <w:r w:rsidDel="00CB1704">
              <w:rPr>
                <w:rFonts w:ascii="Times New Roman" w:hAnsi="Times New Roman" w:cs="Times New Roman"/>
                <w:color w:val="000000"/>
                <w:sz w:val="22"/>
                <w:szCs w:val="22"/>
              </w:rPr>
              <w:delText xml:space="preserve">11. Nováková, L., Lázaro, J., Muturi, M., et al 2022, "Winter conditions, not resource availability alone, may drive reversible seasonal skull size changes in moles", </w:delText>
            </w:r>
            <w:r w:rsidDel="00CB1704">
              <w:rPr>
                <w:rFonts w:ascii="Times New Roman" w:hAnsi="Times New Roman" w:cs="Times New Roman"/>
                <w:i/>
                <w:iCs/>
                <w:color w:val="000000"/>
                <w:sz w:val="22"/>
                <w:szCs w:val="22"/>
              </w:rPr>
              <w:delText xml:space="preserve">Royal Society Open Science, </w:delText>
            </w:r>
            <w:r w:rsidDel="00CB1704">
              <w:rPr>
                <w:rFonts w:ascii="Times New Roman" w:hAnsi="Times New Roman" w:cs="Times New Roman"/>
                <w:color w:val="000000"/>
                <w:sz w:val="22"/>
                <w:szCs w:val="22"/>
              </w:rPr>
              <w:delText>vol. 9, no. 9, pp. 220652.</w:delText>
            </w:r>
          </w:del>
        </w:p>
        <w:p w14:paraId="679B9393" w14:textId="19BFBB61" w:rsidR="00E37628" w:rsidDel="00CB1704" w:rsidRDefault="00E37628">
          <w:pPr>
            <w:pStyle w:val="NormalWeb"/>
            <w:ind w:left="450" w:hanging="450"/>
            <w:rPr>
              <w:del w:id="312" w:author="Yuanyuan Zeng" w:date="2026-02-10T12:29:00Z" w16du:dateUtc="2026-02-10T11:29:00Z"/>
              <w:rFonts w:ascii="Times New Roman" w:hAnsi="Times New Roman" w:cs="Times New Roman"/>
              <w:color w:val="000000"/>
              <w:sz w:val="22"/>
              <w:szCs w:val="22"/>
            </w:rPr>
          </w:pPr>
          <w:del w:id="313" w:author="Yuanyuan Zeng" w:date="2026-02-10T12:29:00Z" w16du:dateUtc="2026-02-10T11:29:00Z">
            <w:r w:rsidDel="00CB1704">
              <w:rPr>
                <w:rFonts w:ascii="Times New Roman" w:hAnsi="Times New Roman" w:cs="Times New Roman"/>
                <w:color w:val="000000"/>
                <w:sz w:val="22"/>
                <w:szCs w:val="22"/>
              </w:rPr>
              <w:delText xml:space="preserve">12. Roh, E., Song, D.K. &amp; Kim, M. 2016, "Emerging role of the brain in the homeostatic regulation of energy and glucose metabolism", </w:delText>
            </w:r>
            <w:r w:rsidDel="00CB1704">
              <w:rPr>
                <w:rFonts w:ascii="Times New Roman" w:hAnsi="Times New Roman" w:cs="Times New Roman"/>
                <w:i/>
                <w:iCs/>
                <w:color w:val="000000"/>
                <w:sz w:val="22"/>
                <w:szCs w:val="22"/>
              </w:rPr>
              <w:delText xml:space="preserve">Experimental &amp;amp; Molecular Medicine, </w:delText>
            </w:r>
            <w:r w:rsidDel="00CB1704">
              <w:rPr>
                <w:rFonts w:ascii="Times New Roman" w:hAnsi="Times New Roman" w:cs="Times New Roman"/>
                <w:color w:val="000000"/>
                <w:sz w:val="22"/>
                <w:szCs w:val="22"/>
              </w:rPr>
              <w:delText>vol. 48, no. 3, pp. e216.</w:delText>
            </w:r>
          </w:del>
        </w:p>
        <w:p w14:paraId="56796D08" w14:textId="506A2678" w:rsidR="00E37628" w:rsidDel="00CB1704" w:rsidRDefault="00E37628">
          <w:pPr>
            <w:pStyle w:val="NormalWeb"/>
            <w:ind w:left="450" w:hanging="450"/>
            <w:rPr>
              <w:del w:id="314" w:author="Yuanyuan Zeng" w:date="2026-02-10T12:29:00Z" w16du:dateUtc="2026-02-10T11:29:00Z"/>
              <w:rFonts w:ascii="Times New Roman" w:hAnsi="Times New Roman" w:cs="Times New Roman"/>
              <w:color w:val="000000"/>
              <w:sz w:val="22"/>
              <w:szCs w:val="22"/>
            </w:rPr>
          </w:pPr>
          <w:del w:id="315" w:author="Yuanyuan Zeng" w:date="2026-02-10T12:29:00Z" w16du:dateUtc="2026-02-10T11:29:00Z">
            <w:r w:rsidDel="00CB1704">
              <w:rPr>
                <w:rFonts w:ascii="Times New Roman" w:hAnsi="Times New Roman" w:cs="Times New Roman"/>
                <w:color w:val="000000"/>
                <w:sz w:val="22"/>
                <w:szCs w:val="22"/>
              </w:rPr>
              <w:delText xml:space="preserve">13. Schwartz, M.W., Woods, S.C., Porte, D., et al 2000, "Central nervous system control of food intake", </w:delText>
            </w:r>
            <w:r w:rsidDel="00CB1704">
              <w:rPr>
                <w:rFonts w:ascii="Times New Roman" w:hAnsi="Times New Roman" w:cs="Times New Roman"/>
                <w:i/>
                <w:iCs/>
                <w:color w:val="000000"/>
                <w:sz w:val="22"/>
                <w:szCs w:val="22"/>
              </w:rPr>
              <w:delText xml:space="preserve">Nature, </w:delText>
            </w:r>
            <w:r w:rsidDel="00CB1704">
              <w:rPr>
                <w:rFonts w:ascii="Times New Roman" w:hAnsi="Times New Roman" w:cs="Times New Roman"/>
                <w:color w:val="000000"/>
                <w:sz w:val="22"/>
                <w:szCs w:val="22"/>
              </w:rPr>
              <w:delText>vol. 404, no. 6778, pp. 661–671.</w:delText>
            </w:r>
          </w:del>
        </w:p>
        <w:p w14:paraId="0B58A4B3" w14:textId="7B719156" w:rsidR="00E37628" w:rsidDel="00CB1704" w:rsidRDefault="00E37628">
          <w:pPr>
            <w:pStyle w:val="NormalWeb"/>
            <w:ind w:left="450" w:hanging="450"/>
            <w:rPr>
              <w:del w:id="316" w:author="Yuanyuan Zeng" w:date="2026-02-10T12:29:00Z" w16du:dateUtc="2026-02-10T11:29:00Z"/>
              <w:rFonts w:ascii="Times New Roman" w:hAnsi="Times New Roman" w:cs="Times New Roman"/>
              <w:color w:val="000000"/>
              <w:sz w:val="22"/>
              <w:szCs w:val="22"/>
            </w:rPr>
          </w:pPr>
          <w:del w:id="317" w:author="Yuanyuan Zeng" w:date="2026-02-10T12:29:00Z" w16du:dateUtc="2026-02-10T11:29:00Z">
            <w:r w:rsidDel="00CB1704">
              <w:rPr>
                <w:rFonts w:ascii="Times New Roman" w:hAnsi="Times New Roman" w:cs="Times New Roman"/>
                <w:color w:val="000000"/>
                <w:sz w:val="22"/>
                <w:szCs w:val="22"/>
              </w:rPr>
              <w:delText xml:space="preserve">14. Paulusma, C.C., Lamers, W.H., Broer, S., et al 2022, "Amino acid metabolism, transport and signalling in the liver revisited", </w:delText>
            </w:r>
            <w:r w:rsidDel="00CB1704">
              <w:rPr>
                <w:rFonts w:ascii="Times New Roman" w:hAnsi="Times New Roman" w:cs="Times New Roman"/>
                <w:i/>
                <w:iCs/>
                <w:color w:val="000000"/>
                <w:sz w:val="22"/>
                <w:szCs w:val="22"/>
              </w:rPr>
              <w:delText xml:space="preserve">Biochemical Pharmacology, </w:delText>
            </w:r>
            <w:r w:rsidDel="00CB1704">
              <w:rPr>
                <w:rFonts w:ascii="Times New Roman" w:hAnsi="Times New Roman" w:cs="Times New Roman"/>
                <w:color w:val="000000"/>
                <w:sz w:val="22"/>
                <w:szCs w:val="22"/>
              </w:rPr>
              <w:delText>vol. 201, pp. 115074.</w:delText>
            </w:r>
          </w:del>
        </w:p>
        <w:p w14:paraId="62B323DE" w14:textId="0AB921A3" w:rsidR="00E37628" w:rsidDel="00CB1704" w:rsidRDefault="00E37628">
          <w:pPr>
            <w:pStyle w:val="NormalWeb"/>
            <w:ind w:left="450" w:hanging="450"/>
            <w:rPr>
              <w:del w:id="318" w:author="Yuanyuan Zeng" w:date="2026-02-10T12:29:00Z" w16du:dateUtc="2026-02-10T11:29:00Z"/>
              <w:rFonts w:ascii="Times New Roman" w:hAnsi="Times New Roman" w:cs="Times New Roman"/>
              <w:color w:val="000000"/>
              <w:sz w:val="22"/>
              <w:szCs w:val="22"/>
            </w:rPr>
          </w:pPr>
          <w:del w:id="319" w:author="Yuanyuan Zeng" w:date="2026-02-10T12:29:00Z" w16du:dateUtc="2026-02-10T11:29:00Z">
            <w:r w:rsidDel="00CB1704">
              <w:rPr>
                <w:rFonts w:ascii="Times New Roman" w:hAnsi="Times New Roman" w:cs="Times New Roman"/>
                <w:color w:val="000000"/>
                <w:sz w:val="22"/>
                <w:szCs w:val="22"/>
              </w:rPr>
              <w:delText xml:space="preserve">15. Geisler, C.E., Hepler, C., Higgins, M.R., et al 2016, "Hepatic adaptations to maintain metabolic homeostasis in response to fasting and refeeding in mice", </w:delText>
            </w:r>
            <w:r w:rsidDel="00CB1704">
              <w:rPr>
                <w:rFonts w:ascii="Times New Roman" w:hAnsi="Times New Roman" w:cs="Times New Roman"/>
                <w:i/>
                <w:iCs/>
                <w:color w:val="000000"/>
                <w:sz w:val="22"/>
                <w:szCs w:val="22"/>
              </w:rPr>
              <w:delText xml:space="preserve">Nutrition &amp; Metabolism, </w:delText>
            </w:r>
            <w:r w:rsidDel="00CB1704">
              <w:rPr>
                <w:rFonts w:ascii="Times New Roman" w:hAnsi="Times New Roman" w:cs="Times New Roman"/>
                <w:color w:val="000000"/>
                <w:sz w:val="22"/>
                <w:szCs w:val="22"/>
              </w:rPr>
              <w:delText>vol. 13, pp. 62.</w:delText>
            </w:r>
          </w:del>
        </w:p>
        <w:p w14:paraId="0D73E85F" w14:textId="18459118" w:rsidR="00E37628" w:rsidDel="00CB1704" w:rsidRDefault="00E37628">
          <w:pPr>
            <w:pStyle w:val="NormalWeb"/>
            <w:ind w:left="450" w:hanging="450"/>
            <w:rPr>
              <w:del w:id="320" w:author="Yuanyuan Zeng" w:date="2026-02-10T12:29:00Z" w16du:dateUtc="2026-02-10T11:29:00Z"/>
              <w:rFonts w:ascii="Times New Roman" w:hAnsi="Times New Roman" w:cs="Times New Roman"/>
              <w:color w:val="000000"/>
              <w:sz w:val="22"/>
              <w:szCs w:val="22"/>
            </w:rPr>
          </w:pPr>
          <w:del w:id="321" w:author="Yuanyuan Zeng" w:date="2026-02-10T12:29:00Z" w16du:dateUtc="2026-02-10T11:29:00Z">
            <w:r w:rsidDel="00CB1704">
              <w:rPr>
                <w:rFonts w:ascii="Times New Roman" w:hAnsi="Times New Roman" w:cs="Times New Roman"/>
                <w:color w:val="000000"/>
                <w:sz w:val="22"/>
                <w:szCs w:val="22"/>
              </w:rPr>
              <w:delText xml:space="preserve">16. Jansen, H.T., Trojahn, S., Saxton, M.W., et al 2019, "Hibernation induces widespread transcriptional remodeling in metabolic tissues of the grizzly bear", </w:delText>
            </w:r>
            <w:r w:rsidDel="00CB1704">
              <w:rPr>
                <w:rFonts w:ascii="Times New Roman" w:hAnsi="Times New Roman" w:cs="Times New Roman"/>
                <w:i/>
                <w:iCs/>
                <w:color w:val="000000"/>
                <w:sz w:val="22"/>
                <w:szCs w:val="22"/>
              </w:rPr>
              <w:delText xml:space="preserve">Communications Biology, </w:delText>
            </w:r>
            <w:r w:rsidDel="00CB1704">
              <w:rPr>
                <w:rFonts w:ascii="Times New Roman" w:hAnsi="Times New Roman" w:cs="Times New Roman"/>
                <w:color w:val="000000"/>
                <w:sz w:val="22"/>
                <w:szCs w:val="22"/>
              </w:rPr>
              <w:delText>vol. 2, no. 1, pp. 336.</w:delText>
            </w:r>
          </w:del>
        </w:p>
        <w:p w14:paraId="32A64D7E" w14:textId="73AC9E4B" w:rsidR="00E37628" w:rsidDel="00CB1704" w:rsidRDefault="00E37628">
          <w:pPr>
            <w:pStyle w:val="NormalWeb"/>
            <w:ind w:left="450" w:hanging="450"/>
            <w:rPr>
              <w:del w:id="322" w:author="Yuanyuan Zeng" w:date="2026-02-10T12:29:00Z" w16du:dateUtc="2026-02-10T11:29:00Z"/>
              <w:rFonts w:ascii="Times New Roman" w:hAnsi="Times New Roman" w:cs="Times New Roman"/>
              <w:color w:val="000000"/>
              <w:sz w:val="22"/>
              <w:szCs w:val="22"/>
            </w:rPr>
          </w:pPr>
          <w:del w:id="323" w:author="Yuanyuan Zeng" w:date="2026-02-10T12:29:00Z" w16du:dateUtc="2026-02-10T11:29:00Z">
            <w:r w:rsidDel="00CB1704">
              <w:rPr>
                <w:rFonts w:ascii="Times New Roman" w:hAnsi="Times New Roman" w:cs="Times New Roman"/>
                <w:color w:val="000000"/>
                <w:sz w:val="22"/>
                <w:szCs w:val="22"/>
              </w:rPr>
              <w:delText xml:space="preserve">17. Zhang, J., Cai, R., Liang, J., et al 2021, "Molecular mechanism of Chinese alligator (Alligator sinensis) adapting to hibernation", </w:delText>
            </w:r>
            <w:r w:rsidDel="00CB1704">
              <w:rPr>
                <w:rFonts w:ascii="Times New Roman" w:hAnsi="Times New Roman" w:cs="Times New Roman"/>
                <w:i/>
                <w:iCs/>
                <w:color w:val="000000"/>
                <w:sz w:val="22"/>
                <w:szCs w:val="22"/>
              </w:rPr>
              <w:delText xml:space="preserve">Journal of Experimental Zoology. Part B, Molecular and Developmental Evolution, </w:delText>
            </w:r>
            <w:r w:rsidDel="00CB1704">
              <w:rPr>
                <w:rFonts w:ascii="Times New Roman" w:hAnsi="Times New Roman" w:cs="Times New Roman"/>
                <w:color w:val="000000"/>
                <w:sz w:val="22"/>
                <w:szCs w:val="22"/>
              </w:rPr>
              <w:delText>vol. 336, no. 1, pp. 32–49.</w:delText>
            </w:r>
          </w:del>
        </w:p>
        <w:p w14:paraId="30F7B177" w14:textId="2F15102F" w:rsidR="00E37628" w:rsidDel="00CB1704" w:rsidRDefault="00E37628">
          <w:pPr>
            <w:pStyle w:val="NormalWeb"/>
            <w:ind w:left="450" w:hanging="450"/>
            <w:rPr>
              <w:del w:id="324" w:author="Yuanyuan Zeng" w:date="2026-02-10T12:29:00Z" w16du:dateUtc="2026-02-10T11:29:00Z"/>
              <w:rFonts w:ascii="Times New Roman" w:hAnsi="Times New Roman" w:cs="Times New Roman"/>
              <w:color w:val="000000"/>
              <w:sz w:val="22"/>
              <w:szCs w:val="22"/>
            </w:rPr>
          </w:pPr>
          <w:del w:id="325" w:author="Yuanyuan Zeng" w:date="2026-02-10T12:29:00Z" w16du:dateUtc="2026-02-10T11:29:00Z">
            <w:r w:rsidDel="00CB1704">
              <w:rPr>
                <w:rFonts w:ascii="Times New Roman" w:hAnsi="Times New Roman" w:cs="Times New Roman"/>
                <w:color w:val="000000"/>
                <w:sz w:val="22"/>
                <w:szCs w:val="22"/>
              </w:rPr>
              <w:delText xml:space="preserve">18. Bai, L., Liu, B., Ji, C., et al 2019, "Hypoxic and Cold Adaptation Insights from the Himalayan Marmot Genome", </w:delText>
            </w:r>
            <w:r w:rsidDel="00CB1704">
              <w:rPr>
                <w:rFonts w:ascii="Times New Roman" w:hAnsi="Times New Roman" w:cs="Times New Roman"/>
                <w:i/>
                <w:iCs/>
                <w:color w:val="000000"/>
                <w:sz w:val="22"/>
                <w:szCs w:val="22"/>
              </w:rPr>
              <w:delText xml:space="preserve">iScience, </w:delText>
            </w:r>
            <w:r w:rsidDel="00CB1704">
              <w:rPr>
                <w:rFonts w:ascii="Times New Roman" w:hAnsi="Times New Roman" w:cs="Times New Roman"/>
                <w:color w:val="000000"/>
                <w:sz w:val="22"/>
                <w:szCs w:val="22"/>
              </w:rPr>
              <w:delText>vol. 11, pp. 519–530.</w:delText>
            </w:r>
          </w:del>
        </w:p>
        <w:p w14:paraId="29600224" w14:textId="46DA899C" w:rsidR="00E37628" w:rsidDel="00CB1704" w:rsidRDefault="00E37628">
          <w:pPr>
            <w:pStyle w:val="NormalWeb"/>
            <w:ind w:left="450" w:hanging="450"/>
            <w:rPr>
              <w:del w:id="326" w:author="Yuanyuan Zeng" w:date="2026-02-10T12:29:00Z" w16du:dateUtc="2026-02-10T11:29:00Z"/>
              <w:rFonts w:ascii="Times New Roman" w:hAnsi="Times New Roman" w:cs="Times New Roman"/>
              <w:color w:val="000000"/>
              <w:sz w:val="22"/>
              <w:szCs w:val="22"/>
            </w:rPr>
          </w:pPr>
          <w:del w:id="327" w:author="Yuanyuan Zeng" w:date="2026-02-10T12:29:00Z" w16du:dateUtc="2026-02-10T11:29:00Z">
            <w:r w:rsidDel="00CB1704">
              <w:rPr>
                <w:rFonts w:ascii="Times New Roman" w:hAnsi="Times New Roman" w:cs="Times New Roman"/>
                <w:color w:val="000000"/>
                <w:sz w:val="22"/>
                <w:szCs w:val="22"/>
              </w:rPr>
              <w:delText xml:space="preserve">19. Keicher, L., O'Mara, M.T., Voigt, C.C., et al 2017, "Stable carbon isotopes in breath reveal fast metabolic incorporation rates and seasonally variable but rapid fat turnover in the common shrew (Sorex araneus)", </w:delText>
            </w:r>
            <w:r w:rsidDel="00CB1704">
              <w:rPr>
                <w:rFonts w:ascii="Times New Roman" w:hAnsi="Times New Roman" w:cs="Times New Roman"/>
                <w:i/>
                <w:iCs/>
                <w:color w:val="000000"/>
                <w:sz w:val="22"/>
                <w:szCs w:val="22"/>
              </w:rPr>
              <w:delText xml:space="preserve">The Journal of Experimental Biology, </w:delText>
            </w:r>
            <w:r w:rsidDel="00CB1704">
              <w:rPr>
                <w:rFonts w:ascii="Times New Roman" w:hAnsi="Times New Roman" w:cs="Times New Roman"/>
                <w:color w:val="000000"/>
                <w:sz w:val="22"/>
                <w:szCs w:val="22"/>
              </w:rPr>
              <w:delText>vol. 220, no. Pt 15, pp. 2834–2841.</w:delText>
            </w:r>
          </w:del>
        </w:p>
        <w:p w14:paraId="633EE5BC" w14:textId="2DEFBDAD" w:rsidR="00E37628" w:rsidDel="00CB1704" w:rsidRDefault="00E37628">
          <w:pPr>
            <w:pStyle w:val="NormalWeb"/>
            <w:ind w:left="450" w:hanging="450"/>
            <w:rPr>
              <w:del w:id="328" w:author="Yuanyuan Zeng" w:date="2026-02-10T12:29:00Z" w16du:dateUtc="2026-02-10T11:29:00Z"/>
              <w:rFonts w:ascii="Times New Roman" w:hAnsi="Times New Roman" w:cs="Times New Roman"/>
              <w:color w:val="000000"/>
              <w:sz w:val="22"/>
              <w:szCs w:val="22"/>
            </w:rPr>
          </w:pPr>
          <w:del w:id="329" w:author="Yuanyuan Zeng" w:date="2026-02-10T12:29:00Z" w16du:dateUtc="2026-02-10T11:29:00Z">
            <w:r w:rsidDel="00CB1704">
              <w:rPr>
                <w:rFonts w:ascii="Times New Roman" w:hAnsi="Times New Roman" w:cs="Times New Roman"/>
                <w:color w:val="000000"/>
                <w:sz w:val="22"/>
                <w:szCs w:val="22"/>
              </w:rPr>
              <w:delText xml:space="preserve">20. Thomas, W.R., Baldoni, C., Zeng, Y., et al 2025, "Dynamic metabolic and molecular changes during seasonal shrinking in Sorex araneus", </w:delText>
            </w:r>
            <w:r w:rsidDel="00CB1704">
              <w:rPr>
                <w:rFonts w:ascii="Times New Roman" w:hAnsi="Times New Roman" w:cs="Times New Roman"/>
                <w:i/>
                <w:iCs/>
                <w:color w:val="000000"/>
                <w:sz w:val="22"/>
                <w:szCs w:val="22"/>
              </w:rPr>
              <w:delText xml:space="preserve">Genome Research, </w:delText>
            </w:r>
            <w:r w:rsidDel="00CB1704">
              <w:rPr>
                <w:rFonts w:ascii="Times New Roman" w:hAnsi="Times New Roman" w:cs="Times New Roman"/>
                <w:color w:val="000000"/>
                <w:sz w:val="22"/>
                <w:szCs w:val="22"/>
              </w:rPr>
              <w:delText>vol. 36, no. 1, pp. 61–70.</w:delText>
            </w:r>
          </w:del>
        </w:p>
        <w:p w14:paraId="7F004226" w14:textId="42C85A9C" w:rsidR="00E37628" w:rsidDel="00CB1704" w:rsidRDefault="00E37628">
          <w:pPr>
            <w:pStyle w:val="NormalWeb"/>
            <w:ind w:left="450" w:hanging="450"/>
            <w:rPr>
              <w:del w:id="330" w:author="Yuanyuan Zeng" w:date="2026-02-10T12:29:00Z" w16du:dateUtc="2026-02-10T11:29:00Z"/>
              <w:rFonts w:ascii="Times New Roman" w:hAnsi="Times New Roman" w:cs="Times New Roman"/>
              <w:color w:val="000000"/>
              <w:sz w:val="22"/>
              <w:szCs w:val="22"/>
            </w:rPr>
          </w:pPr>
          <w:del w:id="331" w:author="Yuanyuan Zeng" w:date="2026-02-10T12:29:00Z" w16du:dateUtc="2026-02-10T11:29:00Z">
            <w:r w:rsidDel="00CB1704">
              <w:rPr>
                <w:rFonts w:ascii="Times New Roman" w:hAnsi="Times New Roman" w:cs="Times New Roman"/>
                <w:color w:val="000000"/>
                <w:sz w:val="22"/>
                <w:szCs w:val="22"/>
              </w:rPr>
              <w:delText xml:space="preserve">21. Yip, J., Geng, X., Shen, J., et al 2017, "Cerebral gluconeogenesis and diseases", </w:delText>
            </w:r>
            <w:r w:rsidDel="00CB1704">
              <w:rPr>
                <w:rFonts w:ascii="Times New Roman" w:hAnsi="Times New Roman" w:cs="Times New Roman"/>
                <w:i/>
                <w:iCs/>
                <w:color w:val="000000"/>
                <w:sz w:val="22"/>
                <w:szCs w:val="22"/>
              </w:rPr>
              <w:delText xml:space="preserve">Frontiers in pharmacology, </w:delText>
            </w:r>
            <w:r w:rsidDel="00CB1704">
              <w:rPr>
                <w:rFonts w:ascii="Times New Roman" w:hAnsi="Times New Roman" w:cs="Times New Roman"/>
                <w:color w:val="000000"/>
                <w:sz w:val="22"/>
                <w:szCs w:val="22"/>
              </w:rPr>
              <w:delText>vol. 7, pp. 521.</w:delText>
            </w:r>
          </w:del>
        </w:p>
        <w:p w14:paraId="47F69860" w14:textId="012EF3C4" w:rsidR="00E37628" w:rsidDel="00CB1704" w:rsidRDefault="00E37628">
          <w:pPr>
            <w:pStyle w:val="NormalWeb"/>
            <w:ind w:left="450" w:hanging="450"/>
            <w:rPr>
              <w:del w:id="332" w:author="Yuanyuan Zeng" w:date="2026-02-10T12:29:00Z" w16du:dateUtc="2026-02-10T11:29:00Z"/>
              <w:rFonts w:ascii="Times New Roman" w:hAnsi="Times New Roman" w:cs="Times New Roman"/>
              <w:color w:val="000000"/>
              <w:sz w:val="22"/>
              <w:szCs w:val="22"/>
            </w:rPr>
          </w:pPr>
          <w:del w:id="333" w:author="Yuanyuan Zeng" w:date="2026-02-10T12:29:00Z" w16du:dateUtc="2026-02-10T11:29:00Z">
            <w:r w:rsidDel="00CB1704">
              <w:rPr>
                <w:rFonts w:ascii="Times New Roman" w:hAnsi="Times New Roman" w:cs="Times New Roman"/>
                <w:color w:val="000000"/>
                <w:sz w:val="22"/>
                <w:szCs w:val="22"/>
              </w:rPr>
              <w:delText xml:space="preserve">22. Nogueira, S., Sechidis, K. &amp; Brown, G. 2018, "On the stability of feature selection algorithms", </w:delText>
            </w:r>
            <w:r w:rsidDel="00CB1704">
              <w:rPr>
                <w:rFonts w:ascii="Times New Roman" w:hAnsi="Times New Roman" w:cs="Times New Roman"/>
                <w:i/>
                <w:iCs/>
                <w:color w:val="000000"/>
                <w:sz w:val="22"/>
                <w:szCs w:val="22"/>
              </w:rPr>
              <w:delText xml:space="preserve">Journal of Machine Learning Research, </w:delText>
            </w:r>
            <w:r w:rsidDel="00CB1704">
              <w:rPr>
                <w:rFonts w:ascii="Times New Roman" w:hAnsi="Times New Roman" w:cs="Times New Roman"/>
                <w:color w:val="000000"/>
                <w:sz w:val="22"/>
                <w:szCs w:val="22"/>
              </w:rPr>
              <w:delText>vol. 18, no. 174, pp. 1–54.</w:delText>
            </w:r>
          </w:del>
        </w:p>
        <w:p w14:paraId="5A407C5B" w14:textId="04C830C3" w:rsidR="00E37628" w:rsidDel="00CB1704" w:rsidRDefault="00E37628">
          <w:pPr>
            <w:pStyle w:val="NormalWeb"/>
            <w:ind w:left="450" w:hanging="450"/>
            <w:rPr>
              <w:del w:id="334" w:author="Yuanyuan Zeng" w:date="2026-02-10T12:29:00Z" w16du:dateUtc="2026-02-10T11:29:00Z"/>
              <w:rFonts w:ascii="Times New Roman" w:hAnsi="Times New Roman" w:cs="Times New Roman"/>
              <w:color w:val="000000"/>
              <w:sz w:val="22"/>
              <w:szCs w:val="22"/>
            </w:rPr>
          </w:pPr>
          <w:del w:id="335" w:author="Yuanyuan Zeng" w:date="2026-02-10T12:29:00Z" w16du:dateUtc="2026-02-10T11:29:00Z">
            <w:r w:rsidDel="00CB1704">
              <w:rPr>
                <w:rFonts w:ascii="Times New Roman" w:hAnsi="Times New Roman" w:cs="Times New Roman"/>
                <w:color w:val="000000"/>
                <w:sz w:val="22"/>
                <w:szCs w:val="22"/>
              </w:rPr>
              <w:lastRenderedPageBreak/>
              <w:delText xml:space="preserve">23. Jiang, L., Haiminen, N., Carrieri, A., et al 2022, "Utilizing stability criteria in choosing feature selection methods yields reproducible results in microbiome data", </w:delText>
            </w:r>
            <w:r w:rsidDel="00CB1704">
              <w:rPr>
                <w:rFonts w:ascii="Times New Roman" w:hAnsi="Times New Roman" w:cs="Times New Roman"/>
                <w:i/>
                <w:iCs/>
                <w:color w:val="000000"/>
                <w:sz w:val="22"/>
                <w:szCs w:val="22"/>
              </w:rPr>
              <w:delText xml:space="preserve">Biometrics, </w:delText>
            </w:r>
            <w:r w:rsidDel="00CB1704">
              <w:rPr>
                <w:rFonts w:ascii="Times New Roman" w:hAnsi="Times New Roman" w:cs="Times New Roman"/>
                <w:color w:val="000000"/>
                <w:sz w:val="22"/>
                <w:szCs w:val="22"/>
              </w:rPr>
              <w:delText>vol. 78, no. 3, pp. 1155–1167.</w:delText>
            </w:r>
          </w:del>
        </w:p>
        <w:p w14:paraId="76EF94F5" w14:textId="6435ED83" w:rsidR="00E37628" w:rsidDel="00CB1704" w:rsidRDefault="00E37628">
          <w:pPr>
            <w:pStyle w:val="NormalWeb"/>
            <w:ind w:left="450" w:hanging="450"/>
            <w:rPr>
              <w:del w:id="336" w:author="Yuanyuan Zeng" w:date="2026-02-10T12:29:00Z" w16du:dateUtc="2026-02-10T11:29:00Z"/>
              <w:rFonts w:ascii="Times New Roman" w:hAnsi="Times New Roman" w:cs="Times New Roman"/>
              <w:color w:val="000000"/>
              <w:sz w:val="22"/>
              <w:szCs w:val="22"/>
            </w:rPr>
          </w:pPr>
          <w:del w:id="337" w:author="Yuanyuan Zeng" w:date="2026-02-10T12:29:00Z" w16du:dateUtc="2026-02-10T11:29:00Z">
            <w:r w:rsidDel="00CB1704">
              <w:rPr>
                <w:rFonts w:ascii="Times New Roman" w:hAnsi="Times New Roman" w:cs="Times New Roman"/>
                <w:color w:val="000000"/>
                <w:sz w:val="22"/>
                <w:szCs w:val="22"/>
              </w:rPr>
              <w:delText xml:space="preserve">24. He, Z. &amp; Yu, W. 2010, "Stable feature selection for biomarker discovery", </w:delText>
            </w:r>
            <w:r w:rsidDel="00CB1704">
              <w:rPr>
                <w:rFonts w:ascii="Times New Roman" w:hAnsi="Times New Roman" w:cs="Times New Roman"/>
                <w:i/>
                <w:iCs/>
                <w:color w:val="000000"/>
                <w:sz w:val="22"/>
                <w:szCs w:val="22"/>
              </w:rPr>
              <w:delText xml:space="preserve">Computational biology and chemistry, </w:delText>
            </w:r>
            <w:r w:rsidDel="00CB1704">
              <w:rPr>
                <w:rFonts w:ascii="Times New Roman" w:hAnsi="Times New Roman" w:cs="Times New Roman"/>
                <w:color w:val="000000"/>
                <w:sz w:val="22"/>
                <w:szCs w:val="22"/>
              </w:rPr>
              <w:delText>vol. 34, no. 4, pp. 215–225.</w:delText>
            </w:r>
          </w:del>
        </w:p>
        <w:p w14:paraId="60327C67" w14:textId="4F433982" w:rsidR="00E37628" w:rsidDel="00CB1704" w:rsidRDefault="00E37628">
          <w:pPr>
            <w:pStyle w:val="NormalWeb"/>
            <w:ind w:left="450" w:hanging="450"/>
            <w:rPr>
              <w:del w:id="338" w:author="Yuanyuan Zeng" w:date="2026-02-10T12:29:00Z" w16du:dateUtc="2026-02-10T11:29:00Z"/>
              <w:rFonts w:ascii="Times New Roman" w:hAnsi="Times New Roman" w:cs="Times New Roman"/>
              <w:color w:val="000000"/>
              <w:sz w:val="22"/>
              <w:szCs w:val="22"/>
            </w:rPr>
          </w:pPr>
          <w:del w:id="339" w:author="Yuanyuan Zeng" w:date="2026-02-10T12:29:00Z" w16du:dateUtc="2026-02-10T11:29:00Z">
            <w:r w:rsidDel="00CB1704">
              <w:rPr>
                <w:rFonts w:ascii="Times New Roman" w:hAnsi="Times New Roman" w:cs="Times New Roman"/>
                <w:color w:val="000000"/>
                <w:sz w:val="22"/>
                <w:szCs w:val="22"/>
              </w:rPr>
              <w:delText xml:space="preserve">25. Dernoncourt, D., Hanczar, B. &amp; Zucker, J. 2014, "Analysis of feature selection stability on high dimension and small sample data", </w:delText>
            </w:r>
            <w:r w:rsidDel="00CB1704">
              <w:rPr>
                <w:rFonts w:ascii="Times New Roman" w:hAnsi="Times New Roman" w:cs="Times New Roman"/>
                <w:i/>
                <w:iCs/>
                <w:color w:val="000000"/>
                <w:sz w:val="22"/>
                <w:szCs w:val="22"/>
              </w:rPr>
              <w:delText xml:space="preserve">Computational Statistics &amp; Data Analysis, </w:delText>
            </w:r>
            <w:r w:rsidDel="00CB1704">
              <w:rPr>
                <w:rFonts w:ascii="Times New Roman" w:hAnsi="Times New Roman" w:cs="Times New Roman"/>
                <w:color w:val="000000"/>
                <w:sz w:val="22"/>
                <w:szCs w:val="22"/>
              </w:rPr>
              <w:delText>vol. 71, pp. 681–693.</w:delText>
            </w:r>
          </w:del>
        </w:p>
        <w:p w14:paraId="0BDB6FEF" w14:textId="7B6A0E48" w:rsidR="00E37628" w:rsidDel="00CB1704" w:rsidRDefault="00E37628">
          <w:pPr>
            <w:pStyle w:val="NormalWeb"/>
            <w:ind w:left="450" w:hanging="450"/>
            <w:rPr>
              <w:del w:id="340" w:author="Yuanyuan Zeng" w:date="2026-02-10T12:29:00Z" w16du:dateUtc="2026-02-10T11:29:00Z"/>
              <w:rFonts w:ascii="Times New Roman" w:hAnsi="Times New Roman" w:cs="Times New Roman"/>
              <w:color w:val="000000"/>
              <w:sz w:val="22"/>
              <w:szCs w:val="22"/>
            </w:rPr>
          </w:pPr>
          <w:del w:id="341" w:author="Yuanyuan Zeng" w:date="2026-02-10T12:29:00Z" w16du:dateUtc="2026-02-10T11:29:00Z">
            <w:r w:rsidDel="00CB1704">
              <w:rPr>
                <w:rFonts w:ascii="Times New Roman" w:hAnsi="Times New Roman" w:cs="Times New Roman"/>
                <w:color w:val="000000"/>
                <w:sz w:val="22"/>
                <w:szCs w:val="22"/>
              </w:rPr>
              <w:delText xml:space="preserve">26. Genoud, M., Isler, K. &amp; Martin, R.D. 2018, "Comparative analyses of basal rate of metabolism in mammals: data selection does matter", </w:delText>
            </w:r>
            <w:r w:rsidDel="00CB1704">
              <w:rPr>
                <w:rFonts w:ascii="Times New Roman" w:hAnsi="Times New Roman" w:cs="Times New Roman"/>
                <w:i/>
                <w:iCs/>
                <w:color w:val="000000"/>
                <w:sz w:val="22"/>
                <w:szCs w:val="22"/>
              </w:rPr>
              <w:delText xml:space="preserve">Biological Reviews, </w:delText>
            </w:r>
            <w:r w:rsidDel="00CB1704">
              <w:rPr>
                <w:rFonts w:ascii="Times New Roman" w:hAnsi="Times New Roman" w:cs="Times New Roman"/>
                <w:color w:val="000000"/>
                <w:sz w:val="22"/>
                <w:szCs w:val="22"/>
              </w:rPr>
              <w:delText>vol. 93, no. 1, pp. 404–438.</w:delText>
            </w:r>
          </w:del>
        </w:p>
        <w:p w14:paraId="7C61E89B" w14:textId="67727F47" w:rsidR="00E37628" w:rsidDel="00CB1704" w:rsidRDefault="00E37628">
          <w:pPr>
            <w:pStyle w:val="NormalWeb"/>
            <w:ind w:left="450" w:hanging="450"/>
            <w:rPr>
              <w:del w:id="342" w:author="Yuanyuan Zeng" w:date="2026-02-10T12:29:00Z" w16du:dateUtc="2026-02-10T11:29:00Z"/>
              <w:rFonts w:ascii="Times New Roman" w:hAnsi="Times New Roman" w:cs="Times New Roman"/>
              <w:color w:val="000000"/>
              <w:sz w:val="22"/>
              <w:szCs w:val="22"/>
            </w:rPr>
          </w:pPr>
          <w:del w:id="343" w:author="Yuanyuan Zeng" w:date="2026-02-10T12:29:00Z" w16du:dateUtc="2026-02-10T11:29:00Z">
            <w:r w:rsidDel="00CB1704">
              <w:rPr>
                <w:rFonts w:ascii="Times New Roman" w:hAnsi="Times New Roman" w:cs="Times New Roman"/>
                <w:color w:val="000000"/>
                <w:sz w:val="22"/>
                <w:szCs w:val="22"/>
              </w:rPr>
              <w:delText xml:space="preserve">27. Shichkova, P., Coggan, J.S., Markram, H., et al 2024, "Brain metabolism in health and neurodegeneration: the iinterplay among neurons and astrocytes", </w:delText>
            </w:r>
            <w:r w:rsidDel="00CB1704">
              <w:rPr>
                <w:rFonts w:ascii="Times New Roman" w:hAnsi="Times New Roman" w:cs="Times New Roman"/>
                <w:i/>
                <w:iCs/>
                <w:color w:val="000000"/>
                <w:sz w:val="22"/>
                <w:szCs w:val="22"/>
              </w:rPr>
              <w:delText xml:space="preserve">Cells, </w:delText>
            </w:r>
            <w:r w:rsidDel="00CB1704">
              <w:rPr>
                <w:rFonts w:ascii="Times New Roman" w:hAnsi="Times New Roman" w:cs="Times New Roman"/>
                <w:color w:val="000000"/>
                <w:sz w:val="22"/>
                <w:szCs w:val="22"/>
              </w:rPr>
              <w:delText>vol. 13, no. 20, pp. 1714.</w:delText>
            </w:r>
          </w:del>
        </w:p>
        <w:p w14:paraId="532578C5" w14:textId="771BF166" w:rsidR="00E37628" w:rsidDel="00CB1704" w:rsidRDefault="00E37628">
          <w:pPr>
            <w:pStyle w:val="NormalWeb"/>
            <w:ind w:left="450" w:hanging="450"/>
            <w:rPr>
              <w:del w:id="344" w:author="Yuanyuan Zeng" w:date="2026-02-10T12:29:00Z" w16du:dateUtc="2026-02-10T11:29:00Z"/>
              <w:rFonts w:ascii="Times New Roman" w:hAnsi="Times New Roman" w:cs="Times New Roman"/>
              <w:color w:val="000000"/>
              <w:sz w:val="22"/>
              <w:szCs w:val="22"/>
            </w:rPr>
          </w:pPr>
          <w:del w:id="345" w:author="Yuanyuan Zeng" w:date="2026-02-10T12:29:00Z" w16du:dateUtc="2026-02-10T11:29:00Z">
            <w:r w:rsidDel="00CB1704">
              <w:rPr>
                <w:rFonts w:ascii="Times New Roman" w:hAnsi="Times New Roman" w:cs="Times New Roman"/>
                <w:color w:val="000000"/>
                <w:sz w:val="22"/>
                <w:szCs w:val="22"/>
              </w:rPr>
              <w:delText xml:space="preserve">28. Bak, L.K., Walls, A.B., Schousboe, A., et al 2018, "Astrocytic glycogen metabolism in the healthy and diseased brain", </w:delText>
            </w:r>
            <w:r w:rsidDel="00CB1704">
              <w:rPr>
                <w:rFonts w:ascii="Times New Roman" w:hAnsi="Times New Roman" w:cs="Times New Roman"/>
                <w:i/>
                <w:iCs/>
                <w:color w:val="000000"/>
                <w:sz w:val="22"/>
                <w:szCs w:val="22"/>
              </w:rPr>
              <w:delText xml:space="preserve">Journal of Biological Chemistry, </w:delText>
            </w:r>
            <w:r w:rsidDel="00CB1704">
              <w:rPr>
                <w:rFonts w:ascii="Times New Roman" w:hAnsi="Times New Roman" w:cs="Times New Roman"/>
                <w:color w:val="000000"/>
                <w:sz w:val="22"/>
                <w:szCs w:val="22"/>
              </w:rPr>
              <w:delText>vol. 293, no. 19, pp. 7108–7116.</w:delText>
            </w:r>
          </w:del>
        </w:p>
        <w:p w14:paraId="5F96FE26" w14:textId="52DA0D11" w:rsidR="00E37628" w:rsidDel="00CB1704" w:rsidRDefault="00E37628">
          <w:pPr>
            <w:pStyle w:val="NormalWeb"/>
            <w:ind w:left="450" w:hanging="450"/>
            <w:rPr>
              <w:del w:id="346" w:author="Yuanyuan Zeng" w:date="2026-02-10T12:29:00Z" w16du:dateUtc="2026-02-10T11:29:00Z"/>
              <w:rFonts w:ascii="Times New Roman" w:hAnsi="Times New Roman" w:cs="Times New Roman"/>
              <w:color w:val="000000"/>
              <w:sz w:val="22"/>
              <w:szCs w:val="22"/>
            </w:rPr>
          </w:pPr>
          <w:del w:id="347" w:author="Yuanyuan Zeng" w:date="2026-02-10T12:29:00Z" w16du:dateUtc="2026-02-10T11:29:00Z">
            <w:r w:rsidDel="00CB1704">
              <w:rPr>
                <w:rFonts w:ascii="Times New Roman" w:hAnsi="Times New Roman" w:cs="Times New Roman"/>
                <w:color w:val="000000"/>
                <w:sz w:val="22"/>
                <w:szCs w:val="22"/>
              </w:rPr>
              <w:delText xml:space="preserve">29. Bouzier‐Sore, A., Voisin, P., Bouchaud, V., et al 2006, "Competition between glucose and lactate as oxidative energy substrates in both neurons and astrocytes: a comparative NMR study", </w:delText>
            </w:r>
            <w:r w:rsidDel="00CB1704">
              <w:rPr>
                <w:rFonts w:ascii="Times New Roman" w:hAnsi="Times New Roman" w:cs="Times New Roman"/>
                <w:i/>
                <w:iCs/>
                <w:color w:val="000000"/>
                <w:sz w:val="22"/>
                <w:szCs w:val="22"/>
              </w:rPr>
              <w:delText xml:space="preserve">European Journal of Neuroscience, </w:delText>
            </w:r>
            <w:r w:rsidDel="00CB1704">
              <w:rPr>
                <w:rFonts w:ascii="Times New Roman" w:hAnsi="Times New Roman" w:cs="Times New Roman"/>
                <w:color w:val="000000"/>
                <w:sz w:val="22"/>
                <w:szCs w:val="22"/>
              </w:rPr>
              <w:delText>vol. 24, no. 6, pp. 1687–1694.</w:delText>
            </w:r>
          </w:del>
        </w:p>
        <w:p w14:paraId="3EA0D6D0" w14:textId="0D4A94D3" w:rsidR="00E37628" w:rsidDel="00CB1704" w:rsidRDefault="00E37628">
          <w:pPr>
            <w:pStyle w:val="NormalWeb"/>
            <w:ind w:left="450" w:hanging="450"/>
            <w:rPr>
              <w:del w:id="348" w:author="Yuanyuan Zeng" w:date="2026-02-10T12:29:00Z" w16du:dateUtc="2026-02-10T11:29:00Z"/>
              <w:rFonts w:ascii="Times New Roman" w:hAnsi="Times New Roman" w:cs="Times New Roman"/>
              <w:color w:val="000000"/>
              <w:sz w:val="22"/>
              <w:szCs w:val="22"/>
            </w:rPr>
          </w:pPr>
          <w:del w:id="349" w:author="Yuanyuan Zeng" w:date="2026-02-10T12:29:00Z" w16du:dateUtc="2026-02-10T11:29:00Z">
            <w:r w:rsidDel="00CB1704">
              <w:rPr>
                <w:rFonts w:ascii="Times New Roman" w:hAnsi="Times New Roman" w:cs="Times New Roman"/>
                <w:color w:val="000000"/>
                <w:sz w:val="22"/>
                <w:szCs w:val="22"/>
              </w:rPr>
              <w:delText xml:space="preserve">30. Lin, M.T. &amp; Beal, M.F. 2006, "Mitochondrial dysfunction and oxidative stress in neurodegenerative diseases", </w:delText>
            </w:r>
            <w:r w:rsidDel="00CB1704">
              <w:rPr>
                <w:rFonts w:ascii="Times New Roman" w:hAnsi="Times New Roman" w:cs="Times New Roman"/>
                <w:i/>
                <w:iCs/>
                <w:color w:val="000000"/>
                <w:sz w:val="22"/>
                <w:szCs w:val="22"/>
              </w:rPr>
              <w:delText xml:space="preserve">Nature, </w:delText>
            </w:r>
            <w:r w:rsidDel="00CB1704">
              <w:rPr>
                <w:rFonts w:ascii="Times New Roman" w:hAnsi="Times New Roman" w:cs="Times New Roman"/>
                <w:color w:val="000000"/>
                <w:sz w:val="22"/>
                <w:szCs w:val="22"/>
              </w:rPr>
              <w:delText>vol. 443, no. 7113, pp. 787–795.</w:delText>
            </w:r>
          </w:del>
        </w:p>
        <w:p w14:paraId="3B5DCFB1" w14:textId="5C444AB4" w:rsidR="00E37628" w:rsidDel="00CB1704" w:rsidRDefault="00E37628">
          <w:pPr>
            <w:pStyle w:val="NormalWeb"/>
            <w:ind w:left="450" w:hanging="450"/>
            <w:rPr>
              <w:del w:id="350" w:author="Yuanyuan Zeng" w:date="2026-02-10T12:29:00Z" w16du:dateUtc="2026-02-10T11:29:00Z"/>
              <w:rFonts w:ascii="Times New Roman" w:hAnsi="Times New Roman" w:cs="Times New Roman"/>
              <w:color w:val="000000"/>
              <w:sz w:val="22"/>
              <w:szCs w:val="22"/>
            </w:rPr>
          </w:pPr>
          <w:del w:id="351" w:author="Yuanyuan Zeng" w:date="2026-02-10T12:29:00Z" w16du:dateUtc="2026-02-10T11:29:00Z">
            <w:r w:rsidDel="00CB1704">
              <w:rPr>
                <w:rFonts w:ascii="Times New Roman" w:hAnsi="Times New Roman" w:cs="Times New Roman"/>
                <w:color w:val="000000"/>
                <w:sz w:val="22"/>
                <w:szCs w:val="22"/>
              </w:rPr>
              <w:delText xml:space="preserve">31. Mattson, M.P., Gleichmann, M. &amp; Cheng, A. 2008, "Mitochondria in neuroplasticity and neurological disorders", </w:delText>
            </w:r>
            <w:r w:rsidDel="00CB1704">
              <w:rPr>
                <w:rFonts w:ascii="Times New Roman" w:hAnsi="Times New Roman" w:cs="Times New Roman"/>
                <w:i/>
                <w:iCs/>
                <w:color w:val="000000"/>
                <w:sz w:val="22"/>
                <w:szCs w:val="22"/>
              </w:rPr>
              <w:delText xml:space="preserve">Neuron, </w:delText>
            </w:r>
            <w:r w:rsidDel="00CB1704">
              <w:rPr>
                <w:rFonts w:ascii="Times New Roman" w:hAnsi="Times New Roman" w:cs="Times New Roman"/>
                <w:color w:val="000000"/>
                <w:sz w:val="22"/>
                <w:szCs w:val="22"/>
              </w:rPr>
              <w:delText>vol. 60, no. 5, pp. 748–766.</w:delText>
            </w:r>
          </w:del>
        </w:p>
        <w:p w14:paraId="18F582E2" w14:textId="1B5BE065" w:rsidR="00E37628" w:rsidDel="00CB1704" w:rsidRDefault="00E37628">
          <w:pPr>
            <w:pStyle w:val="NormalWeb"/>
            <w:ind w:left="450" w:hanging="450"/>
            <w:rPr>
              <w:del w:id="352" w:author="Yuanyuan Zeng" w:date="2026-02-10T12:29:00Z" w16du:dateUtc="2026-02-10T11:29:00Z"/>
              <w:rFonts w:ascii="Times New Roman" w:hAnsi="Times New Roman" w:cs="Times New Roman"/>
              <w:color w:val="000000"/>
              <w:sz w:val="22"/>
              <w:szCs w:val="22"/>
            </w:rPr>
          </w:pPr>
          <w:del w:id="353" w:author="Yuanyuan Zeng" w:date="2026-02-10T12:29:00Z" w16du:dateUtc="2026-02-10T11:29:00Z">
            <w:r w:rsidDel="00CB1704">
              <w:rPr>
                <w:rFonts w:ascii="Times New Roman" w:hAnsi="Times New Roman" w:cs="Times New Roman"/>
                <w:color w:val="000000"/>
                <w:sz w:val="22"/>
                <w:szCs w:val="22"/>
              </w:rPr>
              <w:delText xml:space="preserve">32. Hipp, M.S., Kasturi, P. &amp; Hartl, F.U. 2019, "The proteostasis network and its decline in ageing", </w:delText>
            </w:r>
            <w:r w:rsidDel="00CB1704">
              <w:rPr>
                <w:rFonts w:ascii="Times New Roman" w:hAnsi="Times New Roman" w:cs="Times New Roman"/>
                <w:i/>
                <w:iCs/>
                <w:color w:val="000000"/>
                <w:sz w:val="22"/>
                <w:szCs w:val="22"/>
              </w:rPr>
              <w:delText xml:space="preserve">Nature Reviews Molecular Cell Biology, </w:delText>
            </w:r>
            <w:r w:rsidDel="00CB1704">
              <w:rPr>
                <w:rFonts w:ascii="Times New Roman" w:hAnsi="Times New Roman" w:cs="Times New Roman"/>
                <w:color w:val="000000"/>
                <w:sz w:val="22"/>
                <w:szCs w:val="22"/>
              </w:rPr>
              <w:delText>vol. 20, no. 7, pp. 421–435.</w:delText>
            </w:r>
          </w:del>
        </w:p>
        <w:p w14:paraId="1DAAD9D1" w14:textId="5DC720D6" w:rsidR="00E37628" w:rsidDel="00CB1704" w:rsidRDefault="00E37628">
          <w:pPr>
            <w:pStyle w:val="NormalWeb"/>
            <w:ind w:left="450" w:hanging="450"/>
            <w:rPr>
              <w:del w:id="354" w:author="Yuanyuan Zeng" w:date="2026-02-10T12:29:00Z" w16du:dateUtc="2026-02-10T11:29:00Z"/>
              <w:rFonts w:ascii="Times New Roman" w:hAnsi="Times New Roman" w:cs="Times New Roman"/>
              <w:color w:val="000000"/>
              <w:sz w:val="22"/>
              <w:szCs w:val="22"/>
            </w:rPr>
          </w:pPr>
          <w:del w:id="355" w:author="Yuanyuan Zeng" w:date="2026-02-10T12:29:00Z" w16du:dateUtc="2026-02-10T11:29:00Z">
            <w:r w:rsidDel="00CB1704">
              <w:rPr>
                <w:rFonts w:ascii="Times New Roman" w:hAnsi="Times New Roman" w:cs="Times New Roman"/>
                <w:color w:val="000000"/>
                <w:sz w:val="22"/>
                <w:szCs w:val="22"/>
              </w:rPr>
              <w:delText xml:space="preserve">33. Costa-Mattioli, M. &amp; Walter, P. 2020, "The integrated stress response: From mechanism to disease", </w:delText>
            </w:r>
            <w:r w:rsidDel="00CB1704">
              <w:rPr>
                <w:rFonts w:ascii="Times New Roman" w:hAnsi="Times New Roman" w:cs="Times New Roman"/>
                <w:i/>
                <w:iCs/>
                <w:color w:val="000000"/>
                <w:sz w:val="22"/>
                <w:szCs w:val="22"/>
              </w:rPr>
              <w:delText xml:space="preserve">Science, </w:delText>
            </w:r>
            <w:r w:rsidDel="00CB1704">
              <w:rPr>
                <w:rFonts w:ascii="Times New Roman" w:hAnsi="Times New Roman" w:cs="Times New Roman"/>
                <w:color w:val="000000"/>
                <w:sz w:val="22"/>
                <w:szCs w:val="22"/>
              </w:rPr>
              <w:delText>vol. 368, no. 6489, pp. eaat5314.</w:delText>
            </w:r>
          </w:del>
        </w:p>
        <w:p w14:paraId="3E72E5DE" w14:textId="0DF0D97A" w:rsidR="00E37628" w:rsidDel="00CB1704" w:rsidRDefault="00E37628">
          <w:pPr>
            <w:pStyle w:val="NormalWeb"/>
            <w:ind w:left="450" w:hanging="450"/>
            <w:rPr>
              <w:del w:id="356" w:author="Yuanyuan Zeng" w:date="2026-02-10T12:29:00Z" w16du:dateUtc="2026-02-10T11:29:00Z"/>
              <w:rFonts w:ascii="Times New Roman" w:hAnsi="Times New Roman" w:cs="Times New Roman"/>
              <w:color w:val="000000"/>
              <w:sz w:val="22"/>
              <w:szCs w:val="22"/>
            </w:rPr>
          </w:pPr>
          <w:del w:id="357" w:author="Yuanyuan Zeng" w:date="2026-02-10T12:29:00Z" w16du:dateUtc="2026-02-10T11:29:00Z">
            <w:r w:rsidDel="00CB1704">
              <w:rPr>
                <w:rFonts w:ascii="Times New Roman" w:hAnsi="Times New Roman" w:cs="Times New Roman"/>
                <w:color w:val="000000"/>
                <w:sz w:val="22"/>
                <w:szCs w:val="22"/>
              </w:rPr>
              <w:delText xml:space="preserve">34. Poewe, W., Seppi, K., Tanner, C.M., et al 2017, "Parkinson disease", </w:delText>
            </w:r>
            <w:r w:rsidDel="00CB1704">
              <w:rPr>
                <w:rFonts w:ascii="Times New Roman" w:hAnsi="Times New Roman" w:cs="Times New Roman"/>
                <w:i/>
                <w:iCs/>
                <w:color w:val="000000"/>
                <w:sz w:val="22"/>
                <w:szCs w:val="22"/>
              </w:rPr>
              <w:delText xml:space="preserve">Nature Reviews Disease Primers, </w:delText>
            </w:r>
            <w:r w:rsidDel="00CB1704">
              <w:rPr>
                <w:rFonts w:ascii="Times New Roman" w:hAnsi="Times New Roman" w:cs="Times New Roman"/>
                <w:color w:val="000000"/>
                <w:sz w:val="22"/>
                <w:szCs w:val="22"/>
              </w:rPr>
              <w:delText>vol. 3, no. 1, pp. 17013.</w:delText>
            </w:r>
          </w:del>
        </w:p>
        <w:p w14:paraId="58E93F4D" w14:textId="02AD55F7" w:rsidR="00E37628" w:rsidDel="00CB1704" w:rsidRDefault="00E37628">
          <w:pPr>
            <w:pStyle w:val="NormalWeb"/>
            <w:ind w:left="450" w:hanging="450"/>
            <w:rPr>
              <w:del w:id="358" w:author="Yuanyuan Zeng" w:date="2026-02-10T12:29:00Z" w16du:dateUtc="2026-02-10T11:29:00Z"/>
              <w:rFonts w:ascii="Times New Roman" w:hAnsi="Times New Roman" w:cs="Times New Roman"/>
              <w:color w:val="000000"/>
              <w:sz w:val="22"/>
              <w:szCs w:val="22"/>
            </w:rPr>
          </w:pPr>
          <w:del w:id="359" w:author="Yuanyuan Zeng" w:date="2026-02-10T12:29:00Z" w16du:dateUtc="2026-02-10T11:29:00Z">
            <w:r w:rsidDel="00CB1704">
              <w:rPr>
                <w:rFonts w:ascii="Times New Roman" w:hAnsi="Times New Roman" w:cs="Times New Roman"/>
                <w:color w:val="000000"/>
                <w:sz w:val="22"/>
                <w:szCs w:val="22"/>
              </w:rPr>
              <w:delText xml:space="preserve">35. Costa-Mattioli, M. &amp; Walter, P. 2020, "The integrated stress response: From mechanism to disease", </w:delText>
            </w:r>
            <w:r w:rsidDel="00CB1704">
              <w:rPr>
                <w:rFonts w:ascii="Times New Roman" w:hAnsi="Times New Roman" w:cs="Times New Roman"/>
                <w:i/>
                <w:iCs/>
                <w:color w:val="000000"/>
                <w:sz w:val="22"/>
                <w:szCs w:val="22"/>
              </w:rPr>
              <w:delText xml:space="preserve">Science, </w:delText>
            </w:r>
            <w:r w:rsidDel="00CB1704">
              <w:rPr>
                <w:rFonts w:ascii="Times New Roman" w:hAnsi="Times New Roman" w:cs="Times New Roman"/>
                <w:color w:val="000000"/>
                <w:sz w:val="22"/>
                <w:szCs w:val="22"/>
              </w:rPr>
              <w:delText>vol. 368, no. 6489, pp. eaat5314.</w:delText>
            </w:r>
          </w:del>
        </w:p>
        <w:p w14:paraId="072E5C05" w14:textId="7963F7CE" w:rsidR="00E37628" w:rsidDel="00CB1704" w:rsidRDefault="00E37628">
          <w:pPr>
            <w:pStyle w:val="NormalWeb"/>
            <w:ind w:left="450" w:hanging="450"/>
            <w:rPr>
              <w:del w:id="360" w:author="Yuanyuan Zeng" w:date="2026-02-10T12:29:00Z" w16du:dateUtc="2026-02-10T11:29:00Z"/>
              <w:rFonts w:ascii="Times New Roman" w:hAnsi="Times New Roman" w:cs="Times New Roman"/>
              <w:color w:val="000000"/>
              <w:sz w:val="22"/>
              <w:szCs w:val="22"/>
            </w:rPr>
          </w:pPr>
          <w:del w:id="361" w:author="Yuanyuan Zeng" w:date="2026-02-10T12:29:00Z" w16du:dateUtc="2026-02-10T11:29:00Z">
            <w:r w:rsidDel="00CB1704">
              <w:rPr>
                <w:rFonts w:ascii="Times New Roman" w:hAnsi="Times New Roman" w:cs="Times New Roman"/>
                <w:color w:val="000000"/>
                <w:sz w:val="22"/>
                <w:szCs w:val="22"/>
              </w:rPr>
              <w:lastRenderedPageBreak/>
              <w:delText xml:space="preserve">36. Darnell, J.C. &amp; Klann, E. 2013, "The translation of translational control by FMRP: therapeutic targets for FXS", </w:delText>
            </w:r>
            <w:r w:rsidDel="00CB1704">
              <w:rPr>
                <w:rFonts w:ascii="Times New Roman" w:hAnsi="Times New Roman" w:cs="Times New Roman"/>
                <w:i/>
                <w:iCs/>
                <w:color w:val="000000"/>
                <w:sz w:val="22"/>
                <w:szCs w:val="22"/>
              </w:rPr>
              <w:delText xml:space="preserve">Nature Neuroscience, </w:delText>
            </w:r>
            <w:r w:rsidDel="00CB1704">
              <w:rPr>
                <w:rFonts w:ascii="Times New Roman" w:hAnsi="Times New Roman" w:cs="Times New Roman"/>
                <w:color w:val="000000"/>
                <w:sz w:val="22"/>
                <w:szCs w:val="22"/>
              </w:rPr>
              <w:delText>vol. 16, no. 11, pp. 1530–1536.</w:delText>
            </w:r>
          </w:del>
        </w:p>
        <w:p w14:paraId="188CE6A3" w14:textId="1D7F4397" w:rsidR="00E37628" w:rsidDel="00CB1704" w:rsidRDefault="00E37628">
          <w:pPr>
            <w:pStyle w:val="NormalWeb"/>
            <w:ind w:left="450" w:hanging="450"/>
            <w:rPr>
              <w:del w:id="362" w:author="Yuanyuan Zeng" w:date="2026-02-10T12:29:00Z" w16du:dateUtc="2026-02-10T11:29:00Z"/>
              <w:rFonts w:ascii="Times New Roman" w:hAnsi="Times New Roman" w:cs="Times New Roman"/>
              <w:color w:val="000000"/>
              <w:sz w:val="22"/>
              <w:szCs w:val="22"/>
            </w:rPr>
          </w:pPr>
          <w:del w:id="363" w:author="Yuanyuan Zeng" w:date="2026-02-10T12:29:00Z" w16du:dateUtc="2026-02-10T11:29:00Z">
            <w:r w:rsidDel="00CB1704">
              <w:rPr>
                <w:rFonts w:ascii="Times New Roman" w:hAnsi="Times New Roman" w:cs="Times New Roman"/>
                <w:color w:val="000000"/>
                <w:sz w:val="22"/>
                <w:szCs w:val="22"/>
              </w:rPr>
              <w:delText xml:space="preserve">37. Cunnane, S., Nugent, S., Roy, M., et al 2011, "Brain fuel metabolism, aging, and Alzheimer's disease", </w:delText>
            </w:r>
            <w:r w:rsidDel="00CB1704">
              <w:rPr>
                <w:rFonts w:ascii="Times New Roman" w:hAnsi="Times New Roman" w:cs="Times New Roman"/>
                <w:i/>
                <w:iCs/>
                <w:color w:val="000000"/>
                <w:sz w:val="22"/>
                <w:szCs w:val="22"/>
              </w:rPr>
              <w:delText xml:space="preserve">Nutrition, </w:delText>
            </w:r>
            <w:r w:rsidDel="00CB1704">
              <w:rPr>
                <w:rFonts w:ascii="Times New Roman" w:hAnsi="Times New Roman" w:cs="Times New Roman"/>
                <w:color w:val="000000"/>
                <w:sz w:val="22"/>
                <w:szCs w:val="22"/>
              </w:rPr>
              <w:delText>vol. 27, no. 1, pp. 3–20.</w:delText>
            </w:r>
          </w:del>
        </w:p>
        <w:p w14:paraId="7078C53E" w14:textId="0AE01B0C" w:rsidR="00E37628" w:rsidDel="00CB1704" w:rsidRDefault="00E37628">
          <w:pPr>
            <w:pStyle w:val="NormalWeb"/>
            <w:ind w:left="450" w:hanging="450"/>
            <w:rPr>
              <w:del w:id="364" w:author="Yuanyuan Zeng" w:date="2026-02-10T12:29:00Z" w16du:dateUtc="2026-02-10T11:29:00Z"/>
              <w:rFonts w:ascii="Times New Roman" w:hAnsi="Times New Roman" w:cs="Times New Roman"/>
              <w:color w:val="000000"/>
              <w:sz w:val="22"/>
              <w:szCs w:val="22"/>
            </w:rPr>
          </w:pPr>
          <w:del w:id="365" w:author="Yuanyuan Zeng" w:date="2026-02-10T12:29:00Z" w16du:dateUtc="2026-02-10T11:29:00Z">
            <w:r w:rsidDel="00CB1704">
              <w:rPr>
                <w:rFonts w:ascii="Times New Roman" w:hAnsi="Times New Roman" w:cs="Times New Roman"/>
                <w:color w:val="000000"/>
                <w:sz w:val="22"/>
                <w:szCs w:val="22"/>
              </w:rPr>
              <w:delText xml:space="preserve">38. Zhang, Y., Kuang, Y., Xu, K., et al 2013, "Ketosis proportionately spares glucose utilization in brain", </w:delText>
            </w:r>
            <w:r w:rsidDel="00CB1704">
              <w:rPr>
                <w:rFonts w:ascii="Times New Roman" w:hAnsi="Times New Roman" w:cs="Times New Roman"/>
                <w:i/>
                <w:iCs/>
                <w:color w:val="000000"/>
                <w:sz w:val="22"/>
                <w:szCs w:val="22"/>
              </w:rPr>
              <w:delText xml:space="preserve">Journal of Cerebral Blood Flow and Metabolism: Official Journal of the International Society of Cerebral Blood Flow and Metabolism, </w:delText>
            </w:r>
            <w:r w:rsidDel="00CB1704">
              <w:rPr>
                <w:rFonts w:ascii="Times New Roman" w:hAnsi="Times New Roman" w:cs="Times New Roman"/>
                <w:color w:val="000000"/>
                <w:sz w:val="22"/>
                <w:szCs w:val="22"/>
              </w:rPr>
              <w:delText>vol. 33, no. 8, pp. 1307–1311.</w:delText>
            </w:r>
          </w:del>
        </w:p>
        <w:p w14:paraId="6433C70B" w14:textId="3F28093F" w:rsidR="00E37628" w:rsidDel="00CB1704" w:rsidRDefault="00E37628">
          <w:pPr>
            <w:pStyle w:val="NormalWeb"/>
            <w:ind w:left="450" w:hanging="450"/>
            <w:rPr>
              <w:del w:id="366" w:author="Yuanyuan Zeng" w:date="2026-02-10T12:29:00Z" w16du:dateUtc="2026-02-10T11:29:00Z"/>
              <w:rFonts w:ascii="Times New Roman" w:hAnsi="Times New Roman" w:cs="Times New Roman"/>
              <w:color w:val="000000"/>
              <w:sz w:val="22"/>
              <w:szCs w:val="22"/>
            </w:rPr>
          </w:pPr>
          <w:del w:id="367" w:author="Yuanyuan Zeng" w:date="2026-02-10T12:29:00Z" w16du:dateUtc="2026-02-10T11:29:00Z">
            <w:r w:rsidDel="00CB1704">
              <w:rPr>
                <w:rFonts w:ascii="Times New Roman" w:hAnsi="Times New Roman" w:cs="Times New Roman"/>
                <w:color w:val="000000"/>
                <w:sz w:val="22"/>
                <w:szCs w:val="22"/>
              </w:rPr>
              <w:delText xml:space="preserve">39. Cunnane, S.C., Trushina, E., Morland, C., et al 2020, "Brain energy rescue: an emerging therapeutic concept for neurodegenerative disorders of ageing", </w:delText>
            </w:r>
            <w:r w:rsidDel="00CB1704">
              <w:rPr>
                <w:rFonts w:ascii="Times New Roman" w:hAnsi="Times New Roman" w:cs="Times New Roman"/>
                <w:i/>
                <w:iCs/>
                <w:color w:val="000000"/>
                <w:sz w:val="22"/>
                <w:szCs w:val="22"/>
              </w:rPr>
              <w:delText xml:space="preserve">Nature Reviews. Drug Discovery, </w:delText>
            </w:r>
            <w:r w:rsidDel="00CB1704">
              <w:rPr>
                <w:rFonts w:ascii="Times New Roman" w:hAnsi="Times New Roman" w:cs="Times New Roman"/>
                <w:color w:val="000000"/>
                <w:sz w:val="22"/>
                <w:szCs w:val="22"/>
              </w:rPr>
              <w:delText>vol. 19, no. 9, pp. 609–633.</w:delText>
            </w:r>
          </w:del>
        </w:p>
        <w:p w14:paraId="3167E403" w14:textId="33334752" w:rsidR="00E37628" w:rsidDel="00CB1704" w:rsidRDefault="00E37628">
          <w:pPr>
            <w:pStyle w:val="NormalWeb"/>
            <w:ind w:left="450" w:hanging="450"/>
            <w:rPr>
              <w:del w:id="368" w:author="Yuanyuan Zeng" w:date="2026-02-10T12:29:00Z" w16du:dateUtc="2026-02-10T11:29:00Z"/>
              <w:rFonts w:ascii="Times New Roman" w:hAnsi="Times New Roman" w:cs="Times New Roman"/>
              <w:color w:val="000000"/>
              <w:sz w:val="22"/>
              <w:szCs w:val="22"/>
            </w:rPr>
          </w:pPr>
          <w:del w:id="369" w:author="Yuanyuan Zeng" w:date="2026-02-10T12:29:00Z" w16du:dateUtc="2026-02-10T11:29:00Z">
            <w:r w:rsidDel="00CB1704">
              <w:rPr>
                <w:rFonts w:ascii="Times New Roman" w:hAnsi="Times New Roman" w:cs="Times New Roman"/>
                <w:color w:val="000000"/>
                <w:sz w:val="22"/>
                <w:szCs w:val="22"/>
              </w:rPr>
              <w:delText xml:space="preserve">40. Camandola, S. &amp; Mattson, M.P. 2017, "Brain metabolism in health, aging, and neurodegeneration", </w:delText>
            </w:r>
            <w:r w:rsidDel="00CB1704">
              <w:rPr>
                <w:rFonts w:ascii="Times New Roman" w:hAnsi="Times New Roman" w:cs="Times New Roman"/>
                <w:i/>
                <w:iCs/>
                <w:color w:val="000000"/>
                <w:sz w:val="22"/>
                <w:szCs w:val="22"/>
              </w:rPr>
              <w:delText xml:space="preserve">The EMBO journal, </w:delText>
            </w:r>
            <w:r w:rsidDel="00CB1704">
              <w:rPr>
                <w:rFonts w:ascii="Times New Roman" w:hAnsi="Times New Roman" w:cs="Times New Roman"/>
                <w:color w:val="000000"/>
                <w:sz w:val="22"/>
                <w:szCs w:val="22"/>
              </w:rPr>
              <w:delText>vol. 36, no. 11, pp. 1474–1492.</w:delText>
            </w:r>
          </w:del>
        </w:p>
        <w:p w14:paraId="79A319F5" w14:textId="52C3BE8D" w:rsidR="00E37628" w:rsidDel="00CB1704" w:rsidRDefault="00E37628">
          <w:pPr>
            <w:pStyle w:val="NormalWeb"/>
            <w:ind w:left="450" w:hanging="450"/>
            <w:rPr>
              <w:del w:id="370" w:author="Yuanyuan Zeng" w:date="2026-02-10T12:29:00Z" w16du:dateUtc="2026-02-10T11:29:00Z"/>
              <w:rFonts w:ascii="Times New Roman" w:hAnsi="Times New Roman" w:cs="Times New Roman"/>
              <w:color w:val="000000"/>
              <w:sz w:val="22"/>
              <w:szCs w:val="22"/>
            </w:rPr>
          </w:pPr>
          <w:del w:id="371" w:author="Yuanyuan Zeng" w:date="2026-02-10T12:29:00Z" w16du:dateUtc="2026-02-10T11:29:00Z">
            <w:r w:rsidDel="00CB1704">
              <w:rPr>
                <w:rFonts w:ascii="Times New Roman" w:hAnsi="Times New Roman" w:cs="Times New Roman"/>
                <w:color w:val="000000"/>
                <w:sz w:val="22"/>
                <w:szCs w:val="22"/>
              </w:rPr>
              <w:delText xml:space="preserve">41. Sapolsky, R.M., Romero, L.M. &amp; Munck, A.U. 2000, "How do glucocorticoids influence stress responses? Integrating permissive, suppressive, stimulatory, and preparative actions", </w:delText>
            </w:r>
            <w:r w:rsidDel="00CB1704">
              <w:rPr>
                <w:rFonts w:ascii="Times New Roman" w:hAnsi="Times New Roman" w:cs="Times New Roman"/>
                <w:i/>
                <w:iCs/>
                <w:color w:val="000000"/>
                <w:sz w:val="22"/>
                <w:szCs w:val="22"/>
              </w:rPr>
              <w:delText xml:space="preserve">Endocrine Reviews, </w:delText>
            </w:r>
            <w:r w:rsidDel="00CB1704">
              <w:rPr>
                <w:rFonts w:ascii="Times New Roman" w:hAnsi="Times New Roman" w:cs="Times New Roman"/>
                <w:color w:val="000000"/>
                <w:sz w:val="22"/>
                <w:szCs w:val="22"/>
              </w:rPr>
              <w:delText>vol. 21, no. 1, pp. 55–89.</w:delText>
            </w:r>
          </w:del>
        </w:p>
        <w:p w14:paraId="0127C82A" w14:textId="0E5D2700" w:rsidR="00E37628" w:rsidDel="00CB1704" w:rsidRDefault="00E37628">
          <w:pPr>
            <w:pStyle w:val="NormalWeb"/>
            <w:ind w:left="450" w:hanging="450"/>
            <w:rPr>
              <w:del w:id="372" w:author="Yuanyuan Zeng" w:date="2026-02-10T12:29:00Z" w16du:dateUtc="2026-02-10T11:29:00Z"/>
              <w:rFonts w:ascii="Times New Roman" w:hAnsi="Times New Roman" w:cs="Times New Roman"/>
              <w:color w:val="000000"/>
              <w:sz w:val="22"/>
              <w:szCs w:val="22"/>
            </w:rPr>
          </w:pPr>
          <w:del w:id="373" w:author="Yuanyuan Zeng" w:date="2026-02-10T12:29:00Z" w16du:dateUtc="2026-02-10T11:29:00Z">
            <w:r w:rsidDel="00CB1704">
              <w:rPr>
                <w:rFonts w:ascii="Times New Roman" w:hAnsi="Times New Roman" w:cs="Times New Roman"/>
                <w:color w:val="000000"/>
                <w:sz w:val="22"/>
                <w:szCs w:val="22"/>
              </w:rPr>
              <w:delText xml:space="preserve">42. Du, J., Wang, Y., Hunter, R., et al 2009, "Dynamic regulation of mitochondrial function by glucocorticoids", </w:delText>
            </w:r>
            <w:r w:rsidDel="00CB1704">
              <w:rPr>
                <w:rFonts w:ascii="Times New Roman" w:hAnsi="Times New Roman" w:cs="Times New Roman"/>
                <w:i/>
                <w:iCs/>
                <w:color w:val="000000"/>
                <w:sz w:val="22"/>
                <w:szCs w:val="22"/>
              </w:rPr>
              <w:delText xml:space="preserve">Proceedings of the National Academy of Sciences of the United States of America, </w:delText>
            </w:r>
            <w:r w:rsidDel="00CB1704">
              <w:rPr>
                <w:rFonts w:ascii="Times New Roman" w:hAnsi="Times New Roman" w:cs="Times New Roman"/>
                <w:color w:val="000000"/>
                <w:sz w:val="22"/>
                <w:szCs w:val="22"/>
              </w:rPr>
              <w:delText>vol. 106, no. 9, pp. 3543–3548.</w:delText>
            </w:r>
          </w:del>
        </w:p>
        <w:p w14:paraId="6E36A5FB" w14:textId="3E0D17E4" w:rsidR="00E37628" w:rsidDel="00CB1704" w:rsidRDefault="00E37628">
          <w:pPr>
            <w:pStyle w:val="NormalWeb"/>
            <w:ind w:left="450" w:hanging="450"/>
            <w:rPr>
              <w:del w:id="374" w:author="Yuanyuan Zeng" w:date="2026-02-10T12:29:00Z" w16du:dateUtc="2026-02-10T11:29:00Z"/>
              <w:rFonts w:ascii="Times New Roman" w:hAnsi="Times New Roman" w:cs="Times New Roman"/>
              <w:color w:val="000000"/>
              <w:sz w:val="22"/>
              <w:szCs w:val="22"/>
            </w:rPr>
          </w:pPr>
          <w:del w:id="375" w:author="Yuanyuan Zeng" w:date="2026-02-10T12:29:00Z" w16du:dateUtc="2026-02-10T11:29:00Z">
            <w:r w:rsidDel="00CB1704">
              <w:rPr>
                <w:rFonts w:ascii="Times New Roman" w:hAnsi="Times New Roman" w:cs="Times New Roman"/>
                <w:color w:val="000000"/>
                <w:sz w:val="22"/>
                <w:szCs w:val="22"/>
              </w:rPr>
              <w:delText xml:space="preserve">43. Oakley, R.H. &amp; Cidlowski, J.A. 2013, "The biology of the glucocorticoid receptor: new signaling mechanisms in health and disease", </w:delText>
            </w:r>
            <w:r w:rsidDel="00CB1704">
              <w:rPr>
                <w:rFonts w:ascii="Times New Roman" w:hAnsi="Times New Roman" w:cs="Times New Roman"/>
                <w:i/>
                <w:iCs/>
                <w:color w:val="000000"/>
                <w:sz w:val="22"/>
                <w:szCs w:val="22"/>
              </w:rPr>
              <w:delText xml:space="preserve">The Journal of Allergy and Clinical Immunology, </w:delText>
            </w:r>
            <w:r w:rsidDel="00CB1704">
              <w:rPr>
                <w:rFonts w:ascii="Times New Roman" w:hAnsi="Times New Roman" w:cs="Times New Roman"/>
                <w:color w:val="000000"/>
                <w:sz w:val="22"/>
                <w:szCs w:val="22"/>
              </w:rPr>
              <w:delText>vol. 132, no. 5, pp. 1033–1044.</w:delText>
            </w:r>
          </w:del>
        </w:p>
        <w:p w14:paraId="418A8D43" w14:textId="63CF6366" w:rsidR="00E37628" w:rsidDel="00CB1704" w:rsidRDefault="00E37628">
          <w:pPr>
            <w:pStyle w:val="NormalWeb"/>
            <w:ind w:left="450" w:hanging="450"/>
            <w:rPr>
              <w:del w:id="376" w:author="Yuanyuan Zeng" w:date="2026-02-10T12:29:00Z" w16du:dateUtc="2026-02-10T11:29:00Z"/>
              <w:rFonts w:ascii="Times New Roman" w:hAnsi="Times New Roman" w:cs="Times New Roman"/>
              <w:color w:val="000000"/>
              <w:sz w:val="22"/>
              <w:szCs w:val="22"/>
            </w:rPr>
          </w:pPr>
          <w:del w:id="377" w:author="Yuanyuan Zeng" w:date="2026-02-10T12:29:00Z" w16du:dateUtc="2026-02-10T11:29:00Z">
            <w:r w:rsidDel="00CB1704">
              <w:rPr>
                <w:rFonts w:ascii="Times New Roman" w:hAnsi="Times New Roman" w:cs="Times New Roman"/>
                <w:color w:val="000000"/>
                <w:sz w:val="22"/>
                <w:szCs w:val="22"/>
              </w:rPr>
              <w:delText xml:space="preserve">44. Yao, J., Rettberg, J.R., Klosinski, L.P., et al 2011, "Shift in brain metabolism in late onset Alzheimer's disease: implications for biomarkers and therapeutic interventions", </w:delText>
            </w:r>
            <w:r w:rsidDel="00CB1704">
              <w:rPr>
                <w:rFonts w:ascii="Times New Roman" w:hAnsi="Times New Roman" w:cs="Times New Roman"/>
                <w:i/>
                <w:iCs/>
                <w:color w:val="000000"/>
                <w:sz w:val="22"/>
                <w:szCs w:val="22"/>
              </w:rPr>
              <w:delText xml:space="preserve">Molecular Aspects of Medicine, </w:delText>
            </w:r>
            <w:r w:rsidDel="00CB1704">
              <w:rPr>
                <w:rFonts w:ascii="Times New Roman" w:hAnsi="Times New Roman" w:cs="Times New Roman"/>
                <w:color w:val="000000"/>
                <w:sz w:val="22"/>
                <w:szCs w:val="22"/>
              </w:rPr>
              <w:delText>vol. 32, no. 4-6, pp. 247–257.</w:delText>
            </w:r>
          </w:del>
        </w:p>
        <w:p w14:paraId="7B5A2B1D" w14:textId="35FE6E12" w:rsidR="00E37628" w:rsidDel="00CB1704" w:rsidRDefault="00E37628">
          <w:pPr>
            <w:pStyle w:val="NormalWeb"/>
            <w:ind w:left="450" w:hanging="450"/>
            <w:rPr>
              <w:del w:id="378" w:author="Yuanyuan Zeng" w:date="2026-02-10T12:29:00Z" w16du:dateUtc="2026-02-10T11:29:00Z"/>
              <w:rFonts w:ascii="Times New Roman" w:hAnsi="Times New Roman" w:cs="Times New Roman"/>
              <w:color w:val="000000"/>
              <w:sz w:val="22"/>
              <w:szCs w:val="22"/>
            </w:rPr>
          </w:pPr>
          <w:del w:id="379" w:author="Yuanyuan Zeng" w:date="2026-02-10T12:29:00Z" w16du:dateUtc="2026-02-10T11:29:00Z">
            <w:r w:rsidDel="00CB1704">
              <w:rPr>
                <w:rFonts w:ascii="Times New Roman" w:hAnsi="Times New Roman" w:cs="Times New Roman"/>
                <w:color w:val="000000"/>
                <w:sz w:val="22"/>
                <w:szCs w:val="22"/>
              </w:rPr>
              <w:delText xml:space="preserve">45. Mosconi, L., Pupi, A. &amp; De Leon, M.J. 2008, "Brain glucose hypometabolism and oxidative stress in preclinical Alzheimer's disease", </w:delText>
            </w:r>
            <w:r w:rsidDel="00CB1704">
              <w:rPr>
                <w:rFonts w:ascii="Times New Roman" w:hAnsi="Times New Roman" w:cs="Times New Roman"/>
                <w:i/>
                <w:iCs/>
                <w:color w:val="000000"/>
                <w:sz w:val="22"/>
                <w:szCs w:val="22"/>
              </w:rPr>
              <w:delText xml:space="preserve">Annals of the New York Academy of Sciences, </w:delText>
            </w:r>
            <w:r w:rsidDel="00CB1704">
              <w:rPr>
                <w:rFonts w:ascii="Times New Roman" w:hAnsi="Times New Roman" w:cs="Times New Roman"/>
                <w:color w:val="000000"/>
                <w:sz w:val="22"/>
                <w:szCs w:val="22"/>
              </w:rPr>
              <w:delText>vol. 1147, pp. 180–195.</w:delText>
            </w:r>
          </w:del>
        </w:p>
        <w:p w14:paraId="4D34E754" w14:textId="7E17D860" w:rsidR="00E37628" w:rsidDel="00CB1704" w:rsidRDefault="00E37628">
          <w:pPr>
            <w:pStyle w:val="NormalWeb"/>
            <w:ind w:left="450" w:hanging="450"/>
            <w:rPr>
              <w:del w:id="380" w:author="Yuanyuan Zeng" w:date="2026-02-10T12:29:00Z" w16du:dateUtc="2026-02-10T11:29:00Z"/>
              <w:rFonts w:ascii="Times New Roman" w:hAnsi="Times New Roman" w:cs="Times New Roman"/>
              <w:color w:val="000000"/>
              <w:sz w:val="22"/>
              <w:szCs w:val="22"/>
            </w:rPr>
          </w:pPr>
          <w:del w:id="381" w:author="Yuanyuan Zeng" w:date="2026-02-10T12:29:00Z" w16du:dateUtc="2026-02-10T11:29:00Z">
            <w:r w:rsidDel="00CB1704">
              <w:rPr>
                <w:rFonts w:ascii="Times New Roman" w:hAnsi="Times New Roman" w:cs="Times New Roman"/>
                <w:color w:val="000000"/>
                <w:sz w:val="22"/>
                <w:szCs w:val="22"/>
              </w:rPr>
              <w:delText xml:space="preserve">46. Kleinridders, A., Ferris, H.A., Cai, W., et al 2014, "Insulin Action in Brain Regulates Systemic Metabolism and Brain Function", </w:delText>
            </w:r>
            <w:r w:rsidDel="00CB1704">
              <w:rPr>
                <w:rFonts w:ascii="Times New Roman" w:hAnsi="Times New Roman" w:cs="Times New Roman"/>
                <w:i/>
                <w:iCs/>
                <w:color w:val="000000"/>
                <w:sz w:val="22"/>
                <w:szCs w:val="22"/>
              </w:rPr>
              <w:delText xml:space="preserve">Diabetes, </w:delText>
            </w:r>
            <w:r w:rsidDel="00CB1704">
              <w:rPr>
                <w:rFonts w:ascii="Times New Roman" w:hAnsi="Times New Roman" w:cs="Times New Roman"/>
                <w:color w:val="000000"/>
                <w:sz w:val="22"/>
                <w:szCs w:val="22"/>
              </w:rPr>
              <w:delText>vol. 63, no. 7, pp. 2232.</w:delText>
            </w:r>
          </w:del>
        </w:p>
        <w:p w14:paraId="019B5BA9" w14:textId="792A16E3" w:rsidR="00E37628" w:rsidDel="00CB1704" w:rsidRDefault="00E37628">
          <w:pPr>
            <w:pStyle w:val="NormalWeb"/>
            <w:ind w:left="450" w:hanging="450"/>
            <w:rPr>
              <w:del w:id="382" w:author="Yuanyuan Zeng" w:date="2026-02-10T12:29:00Z" w16du:dateUtc="2026-02-10T11:29:00Z"/>
              <w:rFonts w:ascii="Times New Roman" w:hAnsi="Times New Roman" w:cs="Times New Roman"/>
              <w:color w:val="000000"/>
              <w:sz w:val="22"/>
              <w:szCs w:val="22"/>
            </w:rPr>
          </w:pPr>
          <w:del w:id="383" w:author="Yuanyuan Zeng" w:date="2026-02-10T12:29:00Z" w16du:dateUtc="2026-02-10T11:29:00Z">
            <w:r w:rsidDel="00CB1704">
              <w:rPr>
                <w:rFonts w:ascii="Times New Roman" w:hAnsi="Times New Roman" w:cs="Times New Roman"/>
                <w:color w:val="000000"/>
                <w:sz w:val="22"/>
                <w:szCs w:val="22"/>
              </w:rPr>
              <w:delText xml:space="preserve">47. Arnold, S.E., Arvanitakis, Z., Macauley-Rambach, S.L., et al 2018, "Brain insulin resistance in type 2 diabetes and Alzheimer disease: concepts and conundrums", </w:delText>
            </w:r>
            <w:r w:rsidDel="00CB1704">
              <w:rPr>
                <w:rFonts w:ascii="Times New Roman" w:hAnsi="Times New Roman" w:cs="Times New Roman"/>
                <w:i/>
                <w:iCs/>
                <w:color w:val="000000"/>
                <w:sz w:val="22"/>
                <w:szCs w:val="22"/>
              </w:rPr>
              <w:delText xml:space="preserve">Nature Reviews. Neurology, </w:delText>
            </w:r>
            <w:r w:rsidDel="00CB1704">
              <w:rPr>
                <w:rFonts w:ascii="Times New Roman" w:hAnsi="Times New Roman" w:cs="Times New Roman"/>
                <w:color w:val="000000"/>
                <w:sz w:val="22"/>
                <w:szCs w:val="22"/>
              </w:rPr>
              <w:delText>vol. 14, no. 3, pp. 168–181.</w:delText>
            </w:r>
          </w:del>
        </w:p>
        <w:p w14:paraId="40180337" w14:textId="22D28528" w:rsidR="00E37628" w:rsidDel="00CB1704" w:rsidRDefault="00E37628">
          <w:pPr>
            <w:pStyle w:val="NormalWeb"/>
            <w:ind w:left="450" w:hanging="450"/>
            <w:rPr>
              <w:del w:id="384" w:author="Yuanyuan Zeng" w:date="2026-02-10T12:29:00Z" w16du:dateUtc="2026-02-10T11:29:00Z"/>
              <w:rFonts w:ascii="Times New Roman" w:hAnsi="Times New Roman" w:cs="Times New Roman"/>
              <w:color w:val="000000"/>
              <w:sz w:val="22"/>
              <w:szCs w:val="22"/>
            </w:rPr>
          </w:pPr>
          <w:del w:id="385" w:author="Yuanyuan Zeng" w:date="2026-02-10T12:29:00Z" w16du:dateUtc="2026-02-10T11:29:00Z">
            <w:r w:rsidDel="00CB1704">
              <w:rPr>
                <w:rFonts w:ascii="Times New Roman" w:hAnsi="Times New Roman" w:cs="Times New Roman"/>
                <w:color w:val="000000"/>
                <w:sz w:val="22"/>
                <w:szCs w:val="22"/>
              </w:rPr>
              <w:lastRenderedPageBreak/>
              <w:delText xml:space="preserve">48. Agius, T., Emsley, R., Lyon, A., et al 2024, "Short-term hypercaloric carbohydrate loading increases surgical stress resilience by inducing FGF21", </w:delText>
            </w:r>
            <w:r w:rsidDel="00CB1704">
              <w:rPr>
                <w:rFonts w:ascii="Times New Roman" w:hAnsi="Times New Roman" w:cs="Times New Roman"/>
                <w:i/>
                <w:iCs/>
                <w:color w:val="000000"/>
                <w:sz w:val="22"/>
                <w:szCs w:val="22"/>
              </w:rPr>
              <w:delText xml:space="preserve">Nature Communications, </w:delText>
            </w:r>
            <w:r w:rsidDel="00CB1704">
              <w:rPr>
                <w:rFonts w:ascii="Times New Roman" w:hAnsi="Times New Roman" w:cs="Times New Roman"/>
                <w:color w:val="000000"/>
                <w:sz w:val="22"/>
                <w:szCs w:val="22"/>
              </w:rPr>
              <w:delText>vol. 15, no. 1, pp. 1073.</w:delText>
            </w:r>
          </w:del>
        </w:p>
        <w:p w14:paraId="74401DE2" w14:textId="71220C34" w:rsidR="00E37628" w:rsidDel="00CB1704" w:rsidRDefault="00E37628">
          <w:pPr>
            <w:pStyle w:val="NormalWeb"/>
            <w:ind w:left="450" w:hanging="450"/>
            <w:rPr>
              <w:del w:id="386" w:author="Yuanyuan Zeng" w:date="2026-02-10T12:29:00Z" w16du:dateUtc="2026-02-10T11:29:00Z"/>
              <w:rFonts w:ascii="Times New Roman" w:hAnsi="Times New Roman" w:cs="Times New Roman"/>
              <w:color w:val="000000"/>
              <w:sz w:val="22"/>
              <w:szCs w:val="22"/>
            </w:rPr>
          </w:pPr>
          <w:del w:id="387" w:author="Yuanyuan Zeng" w:date="2026-02-10T12:29:00Z" w16du:dateUtc="2026-02-10T11:29:00Z">
            <w:r w:rsidDel="00CB1704">
              <w:rPr>
                <w:rFonts w:ascii="Times New Roman" w:hAnsi="Times New Roman" w:cs="Times New Roman"/>
                <w:color w:val="000000"/>
                <w:sz w:val="22"/>
                <w:szCs w:val="22"/>
              </w:rPr>
              <w:delText xml:space="preserve">49. Camandola, S. &amp; Mattson, M.P. 2017, "Brain metabolism in health, aging, and neurodegeneration", </w:delText>
            </w:r>
            <w:r w:rsidDel="00CB1704">
              <w:rPr>
                <w:rFonts w:ascii="Times New Roman" w:hAnsi="Times New Roman" w:cs="Times New Roman"/>
                <w:i/>
                <w:iCs/>
                <w:color w:val="000000"/>
                <w:sz w:val="22"/>
                <w:szCs w:val="22"/>
              </w:rPr>
              <w:delText xml:space="preserve">The EMBO journal, </w:delText>
            </w:r>
            <w:r w:rsidDel="00CB1704">
              <w:rPr>
                <w:rFonts w:ascii="Times New Roman" w:hAnsi="Times New Roman" w:cs="Times New Roman"/>
                <w:color w:val="000000"/>
                <w:sz w:val="22"/>
                <w:szCs w:val="22"/>
              </w:rPr>
              <w:delText>vol. 36, no. 11, pp. 1474–1492.</w:delText>
            </w:r>
          </w:del>
        </w:p>
        <w:p w14:paraId="5AC768A7" w14:textId="4EB16D17" w:rsidR="00E37628" w:rsidDel="00CB1704" w:rsidRDefault="00E37628">
          <w:pPr>
            <w:pStyle w:val="NormalWeb"/>
            <w:ind w:left="450" w:hanging="450"/>
            <w:rPr>
              <w:del w:id="388" w:author="Yuanyuan Zeng" w:date="2026-02-10T12:29:00Z" w16du:dateUtc="2026-02-10T11:29:00Z"/>
              <w:rFonts w:ascii="Times New Roman" w:hAnsi="Times New Roman" w:cs="Times New Roman"/>
              <w:color w:val="000000"/>
              <w:sz w:val="22"/>
              <w:szCs w:val="22"/>
            </w:rPr>
          </w:pPr>
          <w:del w:id="389" w:author="Yuanyuan Zeng" w:date="2026-02-10T12:29:00Z" w16du:dateUtc="2026-02-10T11:29:00Z">
            <w:r w:rsidDel="00CB1704">
              <w:rPr>
                <w:rFonts w:ascii="Times New Roman" w:hAnsi="Times New Roman" w:cs="Times New Roman"/>
                <w:color w:val="000000"/>
                <w:sz w:val="22"/>
                <w:szCs w:val="22"/>
              </w:rPr>
              <w:delText xml:space="preserve">50. Kleinridders, A., Ferris, H.A., Cai, W., et al 2014, "Insulin action in brain regulates systemic metabolism and brain function", </w:delText>
            </w:r>
            <w:r w:rsidDel="00CB1704">
              <w:rPr>
                <w:rFonts w:ascii="Times New Roman" w:hAnsi="Times New Roman" w:cs="Times New Roman"/>
                <w:i/>
                <w:iCs/>
                <w:color w:val="000000"/>
                <w:sz w:val="22"/>
                <w:szCs w:val="22"/>
              </w:rPr>
              <w:delText xml:space="preserve">Diabetes, </w:delText>
            </w:r>
            <w:r w:rsidDel="00CB1704">
              <w:rPr>
                <w:rFonts w:ascii="Times New Roman" w:hAnsi="Times New Roman" w:cs="Times New Roman"/>
                <w:color w:val="000000"/>
                <w:sz w:val="22"/>
                <w:szCs w:val="22"/>
              </w:rPr>
              <w:delText>vol. 63, no. 7, pp. 2232–2243.</w:delText>
            </w:r>
          </w:del>
        </w:p>
        <w:p w14:paraId="2F06AAC2" w14:textId="2C114808" w:rsidR="00E37628" w:rsidDel="00CB1704" w:rsidRDefault="00E37628">
          <w:pPr>
            <w:pStyle w:val="NormalWeb"/>
            <w:ind w:left="450" w:hanging="450"/>
            <w:rPr>
              <w:del w:id="390" w:author="Yuanyuan Zeng" w:date="2026-02-10T12:29:00Z" w16du:dateUtc="2026-02-10T11:29:00Z"/>
              <w:rFonts w:ascii="Times New Roman" w:hAnsi="Times New Roman" w:cs="Times New Roman"/>
              <w:color w:val="000000"/>
              <w:sz w:val="22"/>
              <w:szCs w:val="22"/>
            </w:rPr>
          </w:pPr>
          <w:del w:id="391" w:author="Yuanyuan Zeng" w:date="2026-02-10T12:29:00Z" w16du:dateUtc="2026-02-10T11:29:00Z">
            <w:r w:rsidDel="00CB1704">
              <w:rPr>
                <w:rFonts w:ascii="Times New Roman" w:hAnsi="Times New Roman" w:cs="Times New Roman"/>
                <w:color w:val="000000"/>
                <w:sz w:val="22"/>
                <w:szCs w:val="22"/>
              </w:rPr>
              <w:delText xml:space="preserve">51. Picard, M., Juster, R. &amp; McEwen, B.S. 2014, "Mitochondrial allostatic load puts the 'gluc' back in glucocorticoids", </w:delText>
            </w:r>
            <w:r w:rsidDel="00CB1704">
              <w:rPr>
                <w:rFonts w:ascii="Times New Roman" w:hAnsi="Times New Roman" w:cs="Times New Roman"/>
                <w:i/>
                <w:iCs/>
                <w:color w:val="000000"/>
                <w:sz w:val="22"/>
                <w:szCs w:val="22"/>
              </w:rPr>
              <w:delText xml:space="preserve">Nature Reviews. Endocrinology, </w:delText>
            </w:r>
            <w:r w:rsidDel="00CB1704">
              <w:rPr>
                <w:rFonts w:ascii="Times New Roman" w:hAnsi="Times New Roman" w:cs="Times New Roman"/>
                <w:color w:val="000000"/>
                <w:sz w:val="22"/>
                <w:szCs w:val="22"/>
              </w:rPr>
              <w:delText>vol. 10, no. 5, pp. 303–310.</w:delText>
            </w:r>
          </w:del>
        </w:p>
        <w:p w14:paraId="2DD19105" w14:textId="79E9E082" w:rsidR="00E37628" w:rsidDel="00CB1704" w:rsidRDefault="00E37628">
          <w:pPr>
            <w:pStyle w:val="NormalWeb"/>
            <w:ind w:left="450" w:hanging="450"/>
            <w:rPr>
              <w:del w:id="392" w:author="Yuanyuan Zeng" w:date="2026-02-10T12:29:00Z" w16du:dateUtc="2026-02-10T11:29:00Z"/>
              <w:rFonts w:ascii="Times New Roman" w:hAnsi="Times New Roman" w:cs="Times New Roman"/>
              <w:color w:val="000000"/>
              <w:sz w:val="22"/>
              <w:szCs w:val="22"/>
            </w:rPr>
          </w:pPr>
          <w:del w:id="393" w:author="Yuanyuan Zeng" w:date="2026-02-10T12:29:00Z" w16du:dateUtc="2026-02-10T11:29:00Z">
            <w:r w:rsidDel="00CB1704">
              <w:rPr>
                <w:rFonts w:ascii="Times New Roman" w:hAnsi="Times New Roman" w:cs="Times New Roman"/>
                <w:color w:val="000000"/>
                <w:sz w:val="22"/>
                <w:szCs w:val="22"/>
              </w:rPr>
              <w:delText xml:space="preserve">52. Picard, M., McEwen, B.S., Epel, E.S., et al 2018, "An energetic view of stress: Focus on mitochondria", </w:delText>
            </w:r>
            <w:r w:rsidDel="00CB1704">
              <w:rPr>
                <w:rFonts w:ascii="Times New Roman" w:hAnsi="Times New Roman" w:cs="Times New Roman"/>
                <w:i/>
                <w:iCs/>
                <w:color w:val="000000"/>
                <w:sz w:val="22"/>
                <w:szCs w:val="22"/>
              </w:rPr>
              <w:delText xml:space="preserve">Frontiers in Neuroendocrinology, </w:delText>
            </w:r>
            <w:r w:rsidDel="00CB1704">
              <w:rPr>
                <w:rFonts w:ascii="Times New Roman" w:hAnsi="Times New Roman" w:cs="Times New Roman"/>
                <w:color w:val="000000"/>
                <w:sz w:val="22"/>
                <w:szCs w:val="22"/>
              </w:rPr>
              <w:delText>vol. 49, pp. 72–85.</w:delText>
            </w:r>
          </w:del>
        </w:p>
        <w:p w14:paraId="5BB53DAA" w14:textId="721EEB8A" w:rsidR="00E37628" w:rsidDel="00CB1704" w:rsidRDefault="00E37628">
          <w:pPr>
            <w:pStyle w:val="NormalWeb"/>
            <w:ind w:left="450" w:hanging="450"/>
            <w:rPr>
              <w:del w:id="394" w:author="Yuanyuan Zeng" w:date="2026-02-10T12:29:00Z" w16du:dateUtc="2026-02-10T11:29:00Z"/>
              <w:rFonts w:ascii="Times New Roman" w:hAnsi="Times New Roman" w:cs="Times New Roman"/>
              <w:color w:val="000000"/>
              <w:sz w:val="22"/>
              <w:szCs w:val="22"/>
            </w:rPr>
          </w:pPr>
          <w:del w:id="395" w:author="Yuanyuan Zeng" w:date="2026-02-10T12:29:00Z" w16du:dateUtc="2026-02-10T11:29:00Z">
            <w:r w:rsidDel="00CB1704">
              <w:rPr>
                <w:rFonts w:ascii="Times New Roman" w:hAnsi="Times New Roman" w:cs="Times New Roman"/>
                <w:color w:val="000000"/>
                <w:sz w:val="22"/>
                <w:szCs w:val="22"/>
              </w:rPr>
              <w:delText xml:space="preserve">53. Schaeffer, P.J., O'Mara, M.T., Breiholz, J., et al 2020, "Metabolic rate in common shrews is unaffected by temperature, leading to lower energetic costs through seasonal size reduction", </w:delText>
            </w:r>
            <w:r w:rsidDel="00CB1704">
              <w:rPr>
                <w:rFonts w:ascii="Times New Roman" w:hAnsi="Times New Roman" w:cs="Times New Roman"/>
                <w:i/>
                <w:iCs/>
                <w:color w:val="000000"/>
                <w:sz w:val="22"/>
                <w:szCs w:val="22"/>
              </w:rPr>
              <w:delText xml:space="preserve">Royal Society Open Science, </w:delText>
            </w:r>
            <w:r w:rsidDel="00CB1704">
              <w:rPr>
                <w:rFonts w:ascii="Times New Roman" w:hAnsi="Times New Roman" w:cs="Times New Roman"/>
                <w:color w:val="000000"/>
                <w:sz w:val="22"/>
                <w:szCs w:val="22"/>
              </w:rPr>
              <w:delText>vol. 7, no. 4, pp. 191989.</w:delText>
            </w:r>
          </w:del>
        </w:p>
        <w:p w14:paraId="530B7C39" w14:textId="676DA6F6" w:rsidR="00E37628" w:rsidDel="00CB1704" w:rsidRDefault="00E37628">
          <w:pPr>
            <w:pStyle w:val="NormalWeb"/>
            <w:ind w:left="450" w:hanging="450"/>
            <w:rPr>
              <w:del w:id="396" w:author="Yuanyuan Zeng" w:date="2026-02-10T12:29:00Z" w16du:dateUtc="2026-02-10T11:29:00Z"/>
              <w:rFonts w:ascii="Times New Roman" w:hAnsi="Times New Roman" w:cs="Times New Roman"/>
              <w:color w:val="000000"/>
              <w:sz w:val="22"/>
              <w:szCs w:val="22"/>
            </w:rPr>
          </w:pPr>
          <w:del w:id="397" w:author="Yuanyuan Zeng" w:date="2026-02-10T12:29:00Z" w16du:dateUtc="2026-02-10T11:29:00Z">
            <w:r w:rsidDel="00CB1704">
              <w:rPr>
                <w:rFonts w:ascii="Times New Roman" w:hAnsi="Times New Roman" w:cs="Times New Roman"/>
                <w:color w:val="000000"/>
                <w:sz w:val="22"/>
                <w:szCs w:val="22"/>
              </w:rPr>
              <w:delText xml:space="preserve">54. Lázaro, J., Hertel, M., Sherwood, C.C., et al 2018, "Profound seasonal changes in brain size and architecture in the common shrew", </w:delText>
            </w:r>
            <w:r w:rsidDel="00CB1704">
              <w:rPr>
                <w:rFonts w:ascii="Times New Roman" w:hAnsi="Times New Roman" w:cs="Times New Roman"/>
                <w:i/>
                <w:iCs/>
                <w:color w:val="000000"/>
                <w:sz w:val="22"/>
                <w:szCs w:val="22"/>
              </w:rPr>
              <w:delText xml:space="preserve">Brain Structure &amp; Function, </w:delText>
            </w:r>
            <w:r w:rsidDel="00CB1704">
              <w:rPr>
                <w:rFonts w:ascii="Times New Roman" w:hAnsi="Times New Roman" w:cs="Times New Roman"/>
                <w:color w:val="000000"/>
                <w:sz w:val="22"/>
                <w:szCs w:val="22"/>
              </w:rPr>
              <w:delText>vol. 223, no. 6, pp. 2823–2840.</w:delText>
            </w:r>
          </w:del>
        </w:p>
        <w:p w14:paraId="7AA96BE6" w14:textId="4032012D" w:rsidR="00E37628" w:rsidDel="00CB1704" w:rsidRDefault="00E37628">
          <w:pPr>
            <w:pStyle w:val="NormalWeb"/>
            <w:ind w:left="450" w:hanging="450"/>
            <w:rPr>
              <w:del w:id="398" w:author="Yuanyuan Zeng" w:date="2026-02-10T12:29:00Z" w16du:dateUtc="2026-02-10T11:29:00Z"/>
              <w:rFonts w:ascii="Times New Roman" w:hAnsi="Times New Roman" w:cs="Times New Roman"/>
              <w:color w:val="000000"/>
              <w:sz w:val="22"/>
              <w:szCs w:val="22"/>
            </w:rPr>
          </w:pPr>
          <w:del w:id="399" w:author="Yuanyuan Zeng" w:date="2026-02-10T12:29:00Z" w16du:dateUtc="2026-02-10T11:29:00Z">
            <w:r w:rsidDel="00CB1704">
              <w:rPr>
                <w:rFonts w:ascii="Times New Roman" w:hAnsi="Times New Roman" w:cs="Times New Roman"/>
                <w:color w:val="000000"/>
                <w:sz w:val="22"/>
                <w:szCs w:val="22"/>
              </w:rPr>
              <w:delText xml:space="preserve">55. Arnold, S.E., Arvanitakis, Z., Macauley-Rambach, S.L., et al 2018, "Brain insulin resistance in type 2 diabetes and Alzheimer disease: concepts and conundrums", </w:delText>
            </w:r>
            <w:r w:rsidDel="00CB1704">
              <w:rPr>
                <w:rFonts w:ascii="Times New Roman" w:hAnsi="Times New Roman" w:cs="Times New Roman"/>
                <w:i/>
                <w:iCs/>
                <w:color w:val="000000"/>
                <w:sz w:val="22"/>
                <w:szCs w:val="22"/>
              </w:rPr>
              <w:delText xml:space="preserve">Nature Reviews. Neurology, </w:delText>
            </w:r>
            <w:r w:rsidDel="00CB1704">
              <w:rPr>
                <w:rFonts w:ascii="Times New Roman" w:hAnsi="Times New Roman" w:cs="Times New Roman"/>
                <w:color w:val="000000"/>
                <w:sz w:val="22"/>
                <w:szCs w:val="22"/>
              </w:rPr>
              <w:delText>vol. 14, no. 3, pp. 168–181.</w:delText>
            </w:r>
          </w:del>
        </w:p>
        <w:p w14:paraId="509D448C" w14:textId="0369BE34" w:rsidR="00E37628" w:rsidDel="00CB1704" w:rsidRDefault="00E37628">
          <w:pPr>
            <w:pStyle w:val="NormalWeb"/>
            <w:ind w:left="450" w:hanging="450"/>
            <w:rPr>
              <w:del w:id="400" w:author="Yuanyuan Zeng" w:date="2026-02-10T12:29:00Z" w16du:dateUtc="2026-02-10T11:29:00Z"/>
              <w:rFonts w:ascii="Times New Roman" w:hAnsi="Times New Roman" w:cs="Times New Roman"/>
              <w:color w:val="000000"/>
              <w:sz w:val="22"/>
              <w:szCs w:val="22"/>
            </w:rPr>
          </w:pPr>
          <w:del w:id="401" w:author="Yuanyuan Zeng" w:date="2026-02-10T12:29:00Z" w16du:dateUtc="2026-02-10T11:29:00Z">
            <w:r w:rsidDel="00CB1704">
              <w:rPr>
                <w:rFonts w:ascii="Times New Roman" w:hAnsi="Times New Roman" w:cs="Times New Roman"/>
                <w:color w:val="000000"/>
                <w:sz w:val="22"/>
                <w:szCs w:val="22"/>
              </w:rPr>
              <w:delText xml:space="preserve">56. Harris, J.J., Jolivet, R. &amp; Attwell, D. 2012, "Synaptic Energy Use and Supply", </w:delText>
            </w:r>
            <w:r w:rsidDel="00CB1704">
              <w:rPr>
                <w:rFonts w:ascii="Times New Roman" w:hAnsi="Times New Roman" w:cs="Times New Roman"/>
                <w:i/>
                <w:iCs/>
                <w:color w:val="000000"/>
                <w:sz w:val="22"/>
                <w:szCs w:val="22"/>
              </w:rPr>
              <w:delText xml:space="preserve">Neuron, </w:delText>
            </w:r>
            <w:r w:rsidDel="00CB1704">
              <w:rPr>
                <w:rFonts w:ascii="Times New Roman" w:hAnsi="Times New Roman" w:cs="Times New Roman"/>
                <w:color w:val="000000"/>
                <w:sz w:val="22"/>
                <w:szCs w:val="22"/>
              </w:rPr>
              <w:delText>vol. 75, no. 5, pp. 762–777.</w:delText>
            </w:r>
          </w:del>
        </w:p>
        <w:p w14:paraId="3C5BA193" w14:textId="6DEC0F43" w:rsidR="00E37628" w:rsidDel="00CB1704" w:rsidRDefault="00E37628">
          <w:pPr>
            <w:pStyle w:val="NormalWeb"/>
            <w:ind w:left="450" w:hanging="450"/>
            <w:rPr>
              <w:del w:id="402" w:author="Yuanyuan Zeng" w:date="2026-02-10T12:29:00Z" w16du:dateUtc="2026-02-10T11:29:00Z"/>
              <w:rFonts w:ascii="Times New Roman" w:hAnsi="Times New Roman" w:cs="Times New Roman"/>
              <w:color w:val="000000"/>
              <w:sz w:val="22"/>
              <w:szCs w:val="22"/>
            </w:rPr>
          </w:pPr>
          <w:del w:id="403" w:author="Yuanyuan Zeng" w:date="2026-02-10T12:29:00Z" w16du:dateUtc="2026-02-10T11:29:00Z">
            <w:r w:rsidDel="00CB1704">
              <w:rPr>
                <w:rFonts w:ascii="Times New Roman" w:hAnsi="Times New Roman" w:cs="Times New Roman"/>
                <w:color w:val="000000"/>
                <w:sz w:val="22"/>
                <w:szCs w:val="22"/>
              </w:rPr>
              <w:delText xml:space="preserve">57. Banks, W.A. 2012, "Brain Meets Body: The Blood-Brain Barrier as an Endocrine Interface", </w:delText>
            </w:r>
            <w:r w:rsidDel="00CB1704">
              <w:rPr>
                <w:rFonts w:ascii="Times New Roman" w:hAnsi="Times New Roman" w:cs="Times New Roman"/>
                <w:i/>
                <w:iCs/>
                <w:color w:val="000000"/>
                <w:sz w:val="22"/>
                <w:szCs w:val="22"/>
              </w:rPr>
              <w:delText xml:space="preserve">Endocrinology, </w:delText>
            </w:r>
            <w:r w:rsidDel="00CB1704">
              <w:rPr>
                <w:rFonts w:ascii="Times New Roman" w:hAnsi="Times New Roman" w:cs="Times New Roman"/>
                <w:color w:val="000000"/>
                <w:sz w:val="22"/>
                <w:szCs w:val="22"/>
              </w:rPr>
              <w:delText>vol. 153, no. 9, pp. 4111–4119.</w:delText>
            </w:r>
          </w:del>
        </w:p>
        <w:p w14:paraId="5BB6F882" w14:textId="225261C4" w:rsidR="0039093E" w:rsidRDefault="009559CD" w:rsidP="00D75537">
          <w:pPr>
            <w:jc w:val="both"/>
            <w:rPr>
              <w:rFonts w:ascii="Times New Roman" w:hAnsi="Times New Roman" w:cs="Times New Roman"/>
              <w:b/>
              <w:bCs/>
              <w:iCs/>
              <w:lang w:eastAsia="zh-CN"/>
            </w:rPr>
          </w:pPr>
        </w:p>
      </w:sdtContent>
    </w:sdt>
    <w:p w14:paraId="6664C001" w14:textId="161C6E0F" w:rsidR="001B2A17" w:rsidRPr="004D26D4" w:rsidRDefault="001B2A17" w:rsidP="00D75537">
      <w:pPr>
        <w:jc w:val="both"/>
        <w:rPr>
          <w:rFonts w:ascii="Times New Roman" w:hAnsi="Times New Roman" w:cs="Times New Roman"/>
          <w:b/>
          <w:bCs/>
          <w:iCs/>
          <w:lang w:eastAsia="zh-CN"/>
        </w:rPr>
      </w:pPr>
    </w:p>
    <w:sectPr w:rsidR="001B2A17" w:rsidRPr="004D26D4">
      <w:pgSz w:w="11906" w:h="16838"/>
      <w:pgMar w:top="1440" w:right="1800" w:bottom="1440" w:left="1800" w:header="851" w:footer="992" w:gutter="0"/>
      <w:cols w:space="425"/>
      <w:docGrid w:type="lines"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81" w:author="John Dirk Nieland" w:date="2026-02-04T13:21:00Z" w:initials="JN">
    <w:p w14:paraId="38D00B2F" w14:textId="77777777" w:rsidR="003A2AF9" w:rsidRDefault="003A2AF9" w:rsidP="003A2AF9">
      <w:r>
        <w:rPr>
          <w:rStyle w:val="CommentReference"/>
        </w:rPr>
        <w:annotationRef/>
      </w:r>
      <w:r>
        <w:t>I think you mean Thomas et al.</w:t>
      </w:r>
    </w:p>
  </w:comment>
  <w:comment w:id="91" w:author="Yuanyuan Zeng" w:date="2025-10-09T19:04:00Z" w:initials="YZ">
    <w:p w14:paraId="2100DBE0" w14:textId="77777777" w:rsidR="00345A0B" w:rsidRDefault="00345A0B" w:rsidP="00345A0B">
      <w:pPr>
        <w:pStyle w:val="CommentText"/>
      </w:pPr>
      <w:r>
        <w:rPr>
          <w:rStyle w:val="CommentReference"/>
        </w:rPr>
        <w:annotationRef/>
      </w:r>
      <w:r>
        <w:t xml:space="preserve">Although both Cluster 1 and Cluster 3 contain plasticity-related terms, they capture complementary facets rather than contradictory trends: Cluster 1 reflects upregulation of structural and homeostatic components that support synaptic organization and intracellular architecture, whereas Cluster 3 marks a coordinated reduction in energy-dependent, actin-mediated remodeling and activity-linked plasticity. Together, these patterns suggest a seasonal shift from dynamic to structural modes of neuronal plasticity as an adaptive response to energetic constraints during brain atrophy. </w:t>
      </w:r>
    </w:p>
  </w:comment>
  <w:comment w:id="92" w:author="John Dirk Nieland" w:date="2026-02-04T13:37:00Z" w:initials="JN">
    <w:p w14:paraId="05846D42" w14:textId="77777777" w:rsidR="00B00974" w:rsidRDefault="00B00974" w:rsidP="00B00974">
      <w:r>
        <w:rPr>
          <w:rStyle w:val="CommentReference"/>
        </w:rPr>
        <w:annotationRef/>
      </w:r>
      <w:r>
        <w:t>I agree Yuan</w:t>
      </w:r>
    </w:p>
  </w:comment>
  <w:comment w:id="93" w:author="Yuanyuan Zeng" w:date="2025-11-10T19:00:00Z" w:initials="YZ">
    <w:p w14:paraId="5F71F672" w14:textId="77777777" w:rsidR="0027464E" w:rsidRDefault="0027464E" w:rsidP="0027464E">
      <w:pPr>
        <w:pStyle w:val="CommentText"/>
      </w:pPr>
      <w:r>
        <w:rPr>
          <w:rStyle w:val="CommentReference"/>
        </w:rPr>
        <w:annotationRef/>
      </w:r>
      <w:r>
        <w:t xml:space="preserve">may reflect a selective adjustment at the triose-phosphate step to balance DHAP/G3P handling under stress. </w:t>
      </w:r>
    </w:p>
  </w:comment>
  <w:comment w:id="94" w:author="John Dirk Nieland" w:date="2026-02-04T13:43:00Z" w:initials="JN">
    <w:p w14:paraId="26C74DB5" w14:textId="77777777" w:rsidR="00225F96" w:rsidRDefault="00225F96" w:rsidP="00225F96">
      <w:r>
        <w:rPr>
          <w:rStyle w:val="CommentReference"/>
        </w:rPr>
        <w:annotationRef/>
      </w:r>
      <w:r>
        <w:t>as well as gluconeogenesis</w:t>
      </w:r>
    </w:p>
  </w:comment>
  <w:comment w:id="115" w:author="Yuanyuan Zeng" w:date="2026-01-26T19:28:00Z" w:initials="YZ">
    <w:p w14:paraId="637470DA" w14:textId="77777777" w:rsidR="007663E7" w:rsidRDefault="007663E7" w:rsidP="007663E7">
      <w:pPr>
        <w:pStyle w:val="CommentText"/>
      </w:pPr>
      <w:r>
        <w:rPr>
          <w:rStyle w:val="CommentReference"/>
        </w:rPr>
        <w:annotationRef/>
      </w:r>
      <w:r>
        <w:t>summary</w:t>
      </w:r>
    </w:p>
  </w:comment>
  <w:comment w:id="116" w:author="Yuanyuan Zeng" w:date="2026-01-26T19:28:00Z" w:initials="YZ">
    <w:p w14:paraId="69568A1E" w14:textId="77777777" w:rsidR="002100CD" w:rsidRDefault="002100CD" w:rsidP="002100CD">
      <w:pPr>
        <w:pStyle w:val="CommentText"/>
      </w:pPr>
      <w:r>
        <w:rPr>
          <w:rStyle w:val="CommentReference"/>
        </w:rPr>
        <w:annotationRef/>
      </w:r>
      <w:r>
        <w:t xml:space="preserve">Why active shrews need reversible energy saving </w:t>
      </w:r>
    </w:p>
  </w:comment>
  <w:comment w:id="117" w:author="John Dirk Nieland" w:date="2026-02-04T14:01:00Z" w:initials="JN">
    <w:p w14:paraId="45491FF6" w14:textId="77777777" w:rsidR="00B510E1" w:rsidRDefault="00B510E1" w:rsidP="00B510E1">
      <w:r>
        <w:rPr>
          <w:rStyle w:val="CommentReference"/>
        </w:rPr>
        <w:annotationRef/>
      </w:r>
      <w:r>
        <w:t>One thing we maybe should put in here is the environment the shrew live in. In winter there is a lot of snow, in the german south. The animals live under the snow and this could give an hypoxic environment. this would be critical for the brain. Due to beta oxidation lipid metabolism could still give energy whie not using oxidative phosphorilation pathway.</w:t>
      </w:r>
    </w:p>
    <w:p w14:paraId="215BEEAB" w14:textId="77777777" w:rsidR="00B510E1" w:rsidRDefault="00B510E1" w:rsidP="00B510E1"/>
    <w:p w14:paraId="32064343" w14:textId="77777777" w:rsidR="00B510E1" w:rsidRDefault="00B510E1" w:rsidP="00B510E1">
      <w:r>
        <w:t>just a thought</w:t>
      </w:r>
    </w:p>
  </w:comment>
  <w:comment w:id="136" w:author="Yuanyuan Zeng" w:date="2026-01-26T19:49:00Z" w:initials="YZ">
    <w:p w14:paraId="5F415D23" w14:textId="77777777" w:rsidR="00062CF8" w:rsidRDefault="00062CF8" w:rsidP="00062CF8">
      <w:pPr>
        <w:pStyle w:val="CommentText"/>
      </w:pPr>
      <w:r>
        <w:rPr>
          <w:rStyle w:val="CommentReference"/>
        </w:rPr>
        <w:annotationRef/>
      </w:r>
      <w:r>
        <w:t xml:space="preserve">Mitochondria and translation in a disease relevant context </w:t>
      </w:r>
    </w:p>
  </w:comment>
  <w:comment w:id="152" w:author="Yuanyuan Zeng" w:date="2026-01-27T13:47:00Z" w:initials="YZ">
    <w:p w14:paraId="50DF7002" w14:textId="77777777" w:rsidR="001D0137" w:rsidRDefault="001D0137" w:rsidP="001D0137">
      <w:pPr>
        <w:pStyle w:val="CommentText"/>
      </w:pPr>
      <w:r>
        <w:rPr>
          <w:rStyle w:val="CommentReference"/>
        </w:rPr>
        <w:annotationRef/>
      </w:r>
      <w:r>
        <w:t xml:space="preserve">Brain and liver coordination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8D00B2F" w15:done="0"/>
  <w15:commentEx w15:paraId="2100DBE0" w15:done="0"/>
  <w15:commentEx w15:paraId="05846D42" w15:paraIdParent="2100DBE0" w15:done="0"/>
  <w15:commentEx w15:paraId="5F71F672" w15:done="0"/>
  <w15:commentEx w15:paraId="26C74DB5" w15:paraIdParent="5F71F672" w15:done="0"/>
  <w15:commentEx w15:paraId="637470DA" w15:done="0"/>
  <w15:commentEx w15:paraId="69568A1E" w15:done="0"/>
  <w15:commentEx w15:paraId="32064343" w15:paraIdParent="69568A1E" w15:done="0"/>
  <w15:commentEx w15:paraId="5F415D23" w15:done="0"/>
  <w15:commentEx w15:paraId="50DF700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4C8D0B5" w16cex:dateUtc="2026-02-04T12:21:00Z"/>
  <w16cex:commentExtensible w16cex:durableId="388188C1" w16cex:dateUtc="2025-10-09T17:04:00Z"/>
  <w16cex:commentExtensible w16cex:durableId="5B220C2A" w16cex:dateUtc="2026-02-04T12:37:00Z"/>
  <w16cex:commentExtensible w16cex:durableId="77295F20" w16cex:dateUtc="2025-11-10T18:00:00Z"/>
  <w16cex:commentExtensible w16cex:durableId="4934FB17" w16cex:dateUtc="2026-02-04T12:43:00Z"/>
  <w16cex:commentExtensible w16cex:durableId="65402B1A" w16cex:dateUtc="2026-01-26T18:28:00Z"/>
  <w16cex:commentExtensible w16cex:durableId="4124E41F" w16cex:dateUtc="2026-01-26T18:28:00Z"/>
  <w16cex:commentExtensible w16cex:durableId="3A95B063" w16cex:dateUtc="2026-02-04T13:01:00Z"/>
  <w16cex:commentExtensible w16cex:durableId="77B54FF6" w16cex:dateUtc="2026-01-26T18:49:00Z"/>
  <w16cex:commentExtensible w16cex:durableId="04278200" w16cex:dateUtc="2026-01-27T12:4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8D00B2F" w16cid:durableId="74C8D0B5"/>
  <w16cid:commentId w16cid:paraId="2100DBE0" w16cid:durableId="388188C1"/>
  <w16cid:commentId w16cid:paraId="05846D42" w16cid:durableId="5B220C2A"/>
  <w16cid:commentId w16cid:paraId="5F71F672" w16cid:durableId="77295F20"/>
  <w16cid:commentId w16cid:paraId="26C74DB5" w16cid:durableId="4934FB17"/>
  <w16cid:commentId w16cid:paraId="637470DA" w16cid:durableId="65402B1A"/>
  <w16cid:commentId w16cid:paraId="69568A1E" w16cid:durableId="4124E41F"/>
  <w16cid:commentId w16cid:paraId="32064343" w16cid:durableId="3A95B063"/>
  <w16cid:commentId w16cid:paraId="5F415D23" w16cid:durableId="77B54FF6"/>
  <w16cid:commentId w16cid:paraId="50DF7002" w16cid:durableId="04278200"/>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7F6166" w14:textId="77777777" w:rsidR="009559CD" w:rsidRDefault="009559CD" w:rsidP="007530F9">
      <w:pPr>
        <w:spacing w:after="0"/>
      </w:pPr>
      <w:r>
        <w:separator/>
      </w:r>
    </w:p>
  </w:endnote>
  <w:endnote w:type="continuationSeparator" w:id="0">
    <w:p w14:paraId="79C0751F" w14:textId="77777777" w:rsidR="009559CD" w:rsidRDefault="009559CD" w:rsidP="007530F9">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E42663" w14:textId="77777777" w:rsidR="009559CD" w:rsidRDefault="009559CD" w:rsidP="007530F9">
      <w:pPr>
        <w:spacing w:after="0"/>
      </w:pPr>
      <w:r>
        <w:separator/>
      </w:r>
    </w:p>
  </w:footnote>
  <w:footnote w:type="continuationSeparator" w:id="0">
    <w:p w14:paraId="38A96D6D" w14:textId="77777777" w:rsidR="009559CD" w:rsidRDefault="009559CD" w:rsidP="007530F9">
      <w:pPr>
        <w:spacing w:after="0"/>
      </w:pPr>
      <w:r>
        <w:continuationSeparator/>
      </w:r>
    </w:p>
  </w:footnote>
</w:footnote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ohn Dirk Nieland">
    <w15:presenceInfo w15:providerId="AD" w15:userId="S::jdn@hst.aau.dk::711e9abe-fe1f-46e7-821e-754c0e96e6bc"/>
  </w15:person>
  <w15:person w15:author="Yuanyuan Zeng">
    <w15:presenceInfo w15:providerId="AD" w15:userId="S::WN43JP@hst.aau.dk::948e6956-e805-47e3-9729-3ef19395ff8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bordersDoNotSurroundHeader/>
  <w:bordersDoNotSurroundFooter/>
  <w:trackRevisions/>
  <w:defaultTabStop w:val="420"/>
  <w:autoHyphenation/>
  <w:hyphenationZone w:val="42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xMDIxNDY1szAxszA0NrBQ0lEKTi0uzszPAykwMqsFAE2gBGctAAAA"/>
  </w:docVars>
  <w:rsids>
    <w:rsidRoot w:val="00CB21CB"/>
    <w:rsid w:val="000046A4"/>
    <w:rsid w:val="00004C8E"/>
    <w:rsid w:val="00007677"/>
    <w:rsid w:val="0001025E"/>
    <w:rsid w:val="000107CF"/>
    <w:rsid w:val="00010B66"/>
    <w:rsid w:val="00010DC2"/>
    <w:rsid w:val="00011882"/>
    <w:rsid w:val="00012AC3"/>
    <w:rsid w:val="00013375"/>
    <w:rsid w:val="000159F6"/>
    <w:rsid w:val="00015A95"/>
    <w:rsid w:val="00016C33"/>
    <w:rsid w:val="00017CE9"/>
    <w:rsid w:val="00022698"/>
    <w:rsid w:val="00023E59"/>
    <w:rsid w:val="00032FB9"/>
    <w:rsid w:val="00036FE5"/>
    <w:rsid w:val="000401F3"/>
    <w:rsid w:val="00040FF7"/>
    <w:rsid w:val="00041978"/>
    <w:rsid w:val="0004245C"/>
    <w:rsid w:val="00043AE2"/>
    <w:rsid w:val="000454B8"/>
    <w:rsid w:val="000539AA"/>
    <w:rsid w:val="00054670"/>
    <w:rsid w:val="00060111"/>
    <w:rsid w:val="000602D4"/>
    <w:rsid w:val="00060627"/>
    <w:rsid w:val="00062CF8"/>
    <w:rsid w:val="00071A1F"/>
    <w:rsid w:val="000725E0"/>
    <w:rsid w:val="00072AAE"/>
    <w:rsid w:val="00073B1A"/>
    <w:rsid w:val="00073CD8"/>
    <w:rsid w:val="00075128"/>
    <w:rsid w:val="00075AA0"/>
    <w:rsid w:val="00076EF5"/>
    <w:rsid w:val="00077BC8"/>
    <w:rsid w:val="000826DF"/>
    <w:rsid w:val="00082D7D"/>
    <w:rsid w:val="00086B44"/>
    <w:rsid w:val="00093267"/>
    <w:rsid w:val="00094800"/>
    <w:rsid w:val="00094866"/>
    <w:rsid w:val="000A005E"/>
    <w:rsid w:val="000A1694"/>
    <w:rsid w:val="000A1B9D"/>
    <w:rsid w:val="000A4C3E"/>
    <w:rsid w:val="000A6A4E"/>
    <w:rsid w:val="000B003D"/>
    <w:rsid w:val="000B3916"/>
    <w:rsid w:val="000B48B0"/>
    <w:rsid w:val="000B5F29"/>
    <w:rsid w:val="000B6E29"/>
    <w:rsid w:val="000B7232"/>
    <w:rsid w:val="000C01F3"/>
    <w:rsid w:val="000C1963"/>
    <w:rsid w:val="000C287D"/>
    <w:rsid w:val="000C7AA3"/>
    <w:rsid w:val="000D189A"/>
    <w:rsid w:val="000D4716"/>
    <w:rsid w:val="000D5A26"/>
    <w:rsid w:val="000D6365"/>
    <w:rsid w:val="000D6C90"/>
    <w:rsid w:val="000D710A"/>
    <w:rsid w:val="000D7620"/>
    <w:rsid w:val="000E0E9A"/>
    <w:rsid w:val="000E16A5"/>
    <w:rsid w:val="000E3BE4"/>
    <w:rsid w:val="000E6932"/>
    <w:rsid w:val="000F1CB5"/>
    <w:rsid w:val="000F5064"/>
    <w:rsid w:val="00100F78"/>
    <w:rsid w:val="0010475D"/>
    <w:rsid w:val="00104C98"/>
    <w:rsid w:val="00104D5A"/>
    <w:rsid w:val="001077C9"/>
    <w:rsid w:val="00111427"/>
    <w:rsid w:val="001176D4"/>
    <w:rsid w:val="00120C40"/>
    <w:rsid w:val="00122400"/>
    <w:rsid w:val="00122DB0"/>
    <w:rsid w:val="0012411B"/>
    <w:rsid w:val="0012425F"/>
    <w:rsid w:val="0012750C"/>
    <w:rsid w:val="00127AE4"/>
    <w:rsid w:val="00131409"/>
    <w:rsid w:val="00131CE5"/>
    <w:rsid w:val="00135F9C"/>
    <w:rsid w:val="001362CA"/>
    <w:rsid w:val="0013726A"/>
    <w:rsid w:val="00137DE8"/>
    <w:rsid w:val="00137F0C"/>
    <w:rsid w:val="0014005C"/>
    <w:rsid w:val="00140412"/>
    <w:rsid w:val="0014106A"/>
    <w:rsid w:val="0014675B"/>
    <w:rsid w:val="00147BEB"/>
    <w:rsid w:val="0015176F"/>
    <w:rsid w:val="001528D7"/>
    <w:rsid w:val="00152F44"/>
    <w:rsid w:val="00155B9B"/>
    <w:rsid w:val="00156A50"/>
    <w:rsid w:val="0016351B"/>
    <w:rsid w:val="00164A39"/>
    <w:rsid w:val="00165246"/>
    <w:rsid w:val="00166960"/>
    <w:rsid w:val="00166CEB"/>
    <w:rsid w:val="00166D76"/>
    <w:rsid w:val="00172AD1"/>
    <w:rsid w:val="00175BED"/>
    <w:rsid w:val="00176E6D"/>
    <w:rsid w:val="00177C09"/>
    <w:rsid w:val="0018003D"/>
    <w:rsid w:val="00181642"/>
    <w:rsid w:val="001817D6"/>
    <w:rsid w:val="00185097"/>
    <w:rsid w:val="00185821"/>
    <w:rsid w:val="001868E3"/>
    <w:rsid w:val="00186AEC"/>
    <w:rsid w:val="0018715C"/>
    <w:rsid w:val="001873F8"/>
    <w:rsid w:val="00197D9D"/>
    <w:rsid w:val="001A00A8"/>
    <w:rsid w:val="001A131A"/>
    <w:rsid w:val="001A1677"/>
    <w:rsid w:val="001A36D2"/>
    <w:rsid w:val="001A4F5D"/>
    <w:rsid w:val="001A7EFA"/>
    <w:rsid w:val="001B101B"/>
    <w:rsid w:val="001B18AA"/>
    <w:rsid w:val="001B2A17"/>
    <w:rsid w:val="001B324B"/>
    <w:rsid w:val="001B49DA"/>
    <w:rsid w:val="001B77A5"/>
    <w:rsid w:val="001C12E1"/>
    <w:rsid w:val="001C51D1"/>
    <w:rsid w:val="001D0137"/>
    <w:rsid w:val="001D16F5"/>
    <w:rsid w:val="001D1908"/>
    <w:rsid w:val="001D1A53"/>
    <w:rsid w:val="001D2BBA"/>
    <w:rsid w:val="001D4E93"/>
    <w:rsid w:val="001D7919"/>
    <w:rsid w:val="001D7DFC"/>
    <w:rsid w:val="001E0F0D"/>
    <w:rsid w:val="001E1195"/>
    <w:rsid w:val="001E12EC"/>
    <w:rsid w:val="001E2924"/>
    <w:rsid w:val="001E5426"/>
    <w:rsid w:val="001E61F5"/>
    <w:rsid w:val="001E6AF0"/>
    <w:rsid w:val="001E6D43"/>
    <w:rsid w:val="001E6EE1"/>
    <w:rsid w:val="001E79C8"/>
    <w:rsid w:val="001F0E8A"/>
    <w:rsid w:val="001F1B91"/>
    <w:rsid w:val="001F2EC4"/>
    <w:rsid w:val="001F3EA1"/>
    <w:rsid w:val="001F4F05"/>
    <w:rsid w:val="001F751D"/>
    <w:rsid w:val="002027E9"/>
    <w:rsid w:val="00204A0A"/>
    <w:rsid w:val="00205DBB"/>
    <w:rsid w:val="00206A21"/>
    <w:rsid w:val="002100CD"/>
    <w:rsid w:val="0021222F"/>
    <w:rsid w:val="00215489"/>
    <w:rsid w:val="00216FDF"/>
    <w:rsid w:val="002240FB"/>
    <w:rsid w:val="00225356"/>
    <w:rsid w:val="00225D82"/>
    <w:rsid w:val="00225F96"/>
    <w:rsid w:val="00226E70"/>
    <w:rsid w:val="00226EAC"/>
    <w:rsid w:val="002311C5"/>
    <w:rsid w:val="00231E2E"/>
    <w:rsid w:val="0023301C"/>
    <w:rsid w:val="00235649"/>
    <w:rsid w:val="00236D74"/>
    <w:rsid w:val="002370EC"/>
    <w:rsid w:val="002379DB"/>
    <w:rsid w:val="00240654"/>
    <w:rsid w:val="00240C7B"/>
    <w:rsid w:val="00241C7D"/>
    <w:rsid w:val="00244451"/>
    <w:rsid w:val="00245CE0"/>
    <w:rsid w:val="002506CC"/>
    <w:rsid w:val="00251982"/>
    <w:rsid w:val="00251E87"/>
    <w:rsid w:val="00252357"/>
    <w:rsid w:val="002527EC"/>
    <w:rsid w:val="00254771"/>
    <w:rsid w:val="00255521"/>
    <w:rsid w:val="00255F2E"/>
    <w:rsid w:val="00260540"/>
    <w:rsid w:val="00261F8A"/>
    <w:rsid w:val="00265664"/>
    <w:rsid w:val="002659BB"/>
    <w:rsid w:val="00266826"/>
    <w:rsid w:val="00272627"/>
    <w:rsid w:val="002735F8"/>
    <w:rsid w:val="0027464E"/>
    <w:rsid w:val="00276278"/>
    <w:rsid w:val="002769DB"/>
    <w:rsid w:val="00287D91"/>
    <w:rsid w:val="00293542"/>
    <w:rsid w:val="00294B05"/>
    <w:rsid w:val="002975CB"/>
    <w:rsid w:val="002A17DB"/>
    <w:rsid w:val="002A2D19"/>
    <w:rsid w:val="002A3C54"/>
    <w:rsid w:val="002B0A03"/>
    <w:rsid w:val="002B1EBB"/>
    <w:rsid w:val="002B28A8"/>
    <w:rsid w:val="002B6587"/>
    <w:rsid w:val="002C2D5A"/>
    <w:rsid w:val="002C4C46"/>
    <w:rsid w:val="002C5796"/>
    <w:rsid w:val="002D1389"/>
    <w:rsid w:val="002D13E6"/>
    <w:rsid w:val="002D24D9"/>
    <w:rsid w:val="002D397F"/>
    <w:rsid w:val="002D45A9"/>
    <w:rsid w:val="002D5D97"/>
    <w:rsid w:val="002E66C0"/>
    <w:rsid w:val="002F19E1"/>
    <w:rsid w:val="002F22F2"/>
    <w:rsid w:val="002F31E9"/>
    <w:rsid w:val="002F3214"/>
    <w:rsid w:val="002F3A49"/>
    <w:rsid w:val="002F412E"/>
    <w:rsid w:val="002F475C"/>
    <w:rsid w:val="002F53B7"/>
    <w:rsid w:val="002F6D49"/>
    <w:rsid w:val="00300DDF"/>
    <w:rsid w:val="0030142A"/>
    <w:rsid w:val="003019EF"/>
    <w:rsid w:val="00310E7E"/>
    <w:rsid w:val="00311626"/>
    <w:rsid w:val="003119B5"/>
    <w:rsid w:val="00312C15"/>
    <w:rsid w:val="00312DB6"/>
    <w:rsid w:val="003179A9"/>
    <w:rsid w:val="003214A5"/>
    <w:rsid w:val="00326405"/>
    <w:rsid w:val="00327BC4"/>
    <w:rsid w:val="00330FE8"/>
    <w:rsid w:val="0033121E"/>
    <w:rsid w:val="00331F70"/>
    <w:rsid w:val="00332D1C"/>
    <w:rsid w:val="003346B5"/>
    <w:rsid w:val="003356E4"/>
    <w:rsid w:val="00344A0D"/>
    <w:rsid w:val="00345A0B"/>
    <w:rsid w:val="00346269"/>
    <w:rsid w:val="00347DB6"/>
    <w:rsid w:val="00353C83"/>
    <w:rsid w:val="00357100"/>
    <w:rsid w:val="003605E3"/>
    <w:rsid w:val="003654D2"/>
    <w:rsid w:val="00370A5A"/>
    <w:rsid w:val="00370DFB"/>
    <w:rsid w:val="003759D4"/>
    <w:rsid w:val="003766F4"/>
    <w:rsid w:val="00377211"/>
    <w:rsid w:val="003778A6"/>
    <w:rsid w:val="00380169"/>
    <w:rsid w:val="00380429"/>
    <w:rsid w:val="0038098A"/>
    <w:rsid w:val="0038768D"/>
    <w:rsid w:val="0039093E"/>
    <w:rsid w:val="00394148"/>
    <w:rsid w:val="00395012"/>
    <w:rsid w:val="003954EF"/>
    <w:rsid w:val="00397CB3"/>
    <w:rsid w:val="003A16FB"/>
    <w:rsid w:val="003A2AF9"/>
    <w:rsid w:val="003A3504"/>
    <w:rsid w:val="003A3733"/>
    <w:rsid w:val="003A6D8A"/>
    <w:rsid w:val="003A7D4A"/>
    <w:rsid w:val="003B2BE8"/>
    <w:rsid w:val="003B53A1"/>
    <w:rsid w:val="003B68D5"/>
    <w:rsid w:val="003C14F2"/>
    <w:rsid w:val="003C27C7"/>
    <w:rsid w:val="003C3356"/>
    <w:rsid w:val="003C4870"/>
    <w:rsid w:val="003C66D7"/>
    <w:rsid w:val="003D05B7"/>
    <w:rsid w:val="003D3670"/>
    <w:rsid w:val="003D6482"/>
    <w:rsid w:val="003D6937"/>
    <w:rsid w:val="003D7B51"/>
    <w:rsid w:val="003E0D78"/>
    <w:rsid w:val="003E3E68"/>
    <w:rsid w:val="003E4385"/>
    <w:rsid w:val="003E78F5"/>
    <w:rsid w:val="003F14A4"/>
    <w:rsid w:val="003F1F85"/>
    <w:rsid w:val="003F29AD"/>
    <w:rsid w:val="003F3DC9"/>
    <w:rsid w:val="003F41BD"/>
    <w:rsid w:val="003F6CFD"/>
    <w:rsid w:val="003F723C"/>
    <w:rsid w:val="003F72DD"/>
    <w:rsid w:val="00400A17"/>
    <w:rsid w:val="00402109"/>
    <w:rsid w:val="00406430"/>
    <w:rsid w:val="0040653E"/>
    <w:rsid w:val="00407FC6"/>
    <w:rsid w:val="004116E8"/>
    <w:rsid w:val="004136E9"/>
    <w:rsid w:val="00413A75"/>
    <w:rsid w:val="0041598F"/>
    <w:rsid w:val="0041788D"/>
    <w:rsid w:val="00421283"/>
    <w:rsid w:val="00421661"/>
    <w:rsid w:val="00421E90"/>
    <w:rsid w:val="00424572"/>
    <w:rsid w:val="00424837"/>
    <w:rsid w:val="00425AF8"/>
    <w:rsid w:val="00425C3F"/>
    <w:rsid w:val="00427AD0"/>
    <w:rsid w:val="004346CB"/>
    <w:rsid w:val="00434C24"/>
    <w:rsid w:val="00435C8C"/>
    <w:rsid w:val="00435D41"/>
    <w:rsid w:val="00440C5C"/>
    <w:rsid w:val="00441DD2"/>
    <w:rsid w:val="00442964"/>
    <w:rsid w:val="00445849"/>
    <w:rsid w:val="00452E3C"/>
    <w:rsid w:val="00455833"/>
    <w:rsid w:val="00455E31"/>
    <w:rsid w:val="00460F06"/>
    <w:rsid w:val="00461457"/>
    <w:rsid w:val="00461AF1"/>
    <w:rsid w:val="00461CB4"/>
    <w:rsid w:val="00462468"/>
    <w:rsid w:val="004626BE"/>
    <w:rsid w:val="004678D7"/>
    <w:rsid w:val="00467C59"/>
    <w:rsid w:val="0047274C"/>
    <w:rsid w:val="00472B8B"/>
    <w:rsid w:val="0047435A"/>
    <w:rsid w:val="004749A8"/>
    <w:rsid w:val="00477156"/>
    <w:rsid w:val="004773F7"/>
    <w:rsid w:val="00477424"/>
    <w:rsid w:val="004839EB"/>
    <w:rsid w:val="0048429F"/>
    <w:rsid w:val="00485923"/>
    <w:rsid w:val="00486D6B"/>
    <w:rsid w:val="00487D62"/>
    <w:rsid w:val="0049235E"/>
    <w:rsid w:val="00492562"/>
    <w:rsid w:val="00492C11"/>
    <w:rsid w:val="00494FAD"/>
    <w:rsid w:val="004950F9"/>
    <w:rsid w:val="00496967"/>
    <w:rsid w:val="004970DB"/>
    <w:rsid w:val="004977F6"/>
    <w:rsid w:val="004A023F"/>
    <w:rsid w:val="004A041E"/>
    <w:rsid w:val="004A18EA"/>
    <w:rsid w:val="004A2D35"/>
    <w:rsid w:val="004A4DA8"/>
    <w:rsid w:val="004A65D1"/>
    <w:rsid w:val="004A7B27"/>
    <w:rsid w:val="004A7B9C"/>
    <w:rsid w:val="004A7D88"/>
    <w:rsid w:val="004B04A1"/>
    <w:rsid w:val="004B2470"/>
    <w:rsid w:val="004B4828"/>
    <w:rsid w:val="004B5506"/>
    <w:rsid w:val="004B5F1A"/>
    <w:rsid w:val="004C0669"/>
    <w:rsid w:val="004C4B7C"/>
    <w:rsid w:val="004C7ED6"/>
    <w:rsid w:val="004D1405"/>
    <w:rsid w:val="004D26D4"/>
    <w:rsid w:val="004D42B2"/>
    <w:rsid w:val="004D502B"/>
    <w:rsid w:val="004D5C14"/>
    <w:rsid w:val="004E4A09"/>
    <w:rsid w:val="004E4FD5"/>
    <w:rsid w:val="004E57E9"/>
    <w:rsid w:val="004F108D"/>
    <w:rsid w:val="004F36EC"/>
    <w:rsid w:val="004F4143"/>
    <w:rsid w:val="004F4332"/>
    <w:rsid w:val="004F6503"/>
    <w:rsid w:val="004F6D1E"/>
    <w:rsid w:val="004F72BB"/>
    <w:rsid w:val="004F7676"/>
    <w:rsid w:val="004F7860"/>
    <w:rsid w:val="004F79AE"/>
    <w:rsid w:val="00503203"/>
    <w:rsid w:val="0050328C"/>
    <w:rsid w:val="00505003"/>
    <w:rsid w:val="00505A66"/>
    <w:rsid w:val="0050647C"/>
    <w:rsid w:val="0051020B"/>
    <w:rsid w:val="00511EA6"/>
    <w:rsid w:val="00515323"/>
    <w:rsid w:val="005173AB"/>
    <w:rsid w:val="005230A7"/>
    <w:rsid w:val="00524787"/>
    <w:rsid w:val="00524F02"/>
    <w:rsid w:val="00525214"/>
    <w:rsid w:val="00525227"/>
    <w:rsid w:val="00525CB9"/>
    <w:rsid w:val="00526C9F"/>
    <w:rsid w:val="0053025B"/>
    <w:rsid w:val="00532B2C"/>
    <w:rsid w:val="005333AE"/>
    <w:rsid w:val="005350AA"/>
    <w:rsid w:val="00536047"/>
    <w:rsid w:val="005371E7"/>
    <w:rsid w:val="0054272B"/>
    <w:rsid w:val="0054397A"/>
    <w:rsid w:val="005455A3"/>
    <w:rsid w:val="00545B28"/>
    <w:rsid w:val="0054681B"/>
    <w:rsid w:val="005525E2"/>
    <w:rsid w:val="00554FD5"/>
    <w:rsid w:val="00555115"/>
    <w:rsid w:val="00555BB0"/>
    <w:rsid w:val="00555CFF"/>
    <w:rsid w:val="00556250"/>
    <w:rsid w:val="0055710B"/>
    <w:rsid w:val="00561781"/>
    <w:rsid w:val="00563C6F"/>
    <w:rsid w:val="005645CB"/>
    <w:rsid w:val="00565A9A"/>
    <w:rsid w:val="00566184"/>
    <w:rsid w:val="0057107F"/>
    <w:rsid w:val="00571886"/>
    <w:rsid w:val="00571F3C"/>
    <w:rsid w:val="00572421"/>
    <w:rsid w:val="00573A88"/>
    <w:rsid w:val="00574F7D"/>
    <w:rsid w:val="0057671F"/>
    <w:rsid w:val="00577210"/>
    <w:rsid w:val="00580856"/>
    <w:rsid w:val="0058298F"/>
    <w:rsid w:val="00583052"/>
    <w:rsid w:val="00583400"/>
    <w:rsid w:val="0058367D"/>
    <w:rsid w:val="00586339"/>
    <w:rsid w:val="0058672E"/>
    <w:rsid w:val="0058757D"/>
    <w:rsid w:val="00590C09"/>
    <w:rsid w:val="0059294A"/>
    <w:rsid w:val="00592E7D"/>
    <w:rsid w:val="0059360E"/>
    <w:rsid w:val="0059708A"/>
    <w:rsid w:val="005A352E"/>
    <w:rsid w:val="005A3F64"/>
    <w:rsid w:val="005A5106"/>
    <w:rsid w:val="005A5C00"/>
    <w:rsid w:val="005A5D5C"/>
    <w:rsid w:val="005A67F3"/>
    <w:rsid w:val="005B241A"/>
    <w:rsid w:val="005B6C62"/>
    <w:rsid w:val="005B7217"/>
    <w:rsid w:val="005B7AE0"/>
    <w:rsid w:val="005C14B7"/>
    <w:rsid w:val="005C1EFA"/>
    <w:rsid w:val="005C50EE"/>
    <w:rsid w:val="005C7C3E"/>
    <w:rsid w:val="005D0184"/>
    <w:rsid w:val="005D116C"/>
    <w:rsid w:val="005D3F1C"/>
    <w:rsid w:val="005E0EDA"/>
    <w:rsid w:val="005E1261"/>
    <w:rsid w:val="005E1EF8"/>
    <w:rsid w:val="005E2419"/>
    <w:rsid w:val="005E310F"/>
    <w:rsid w:val="005E32F1"/>
    <w:rsid w:val="005E4253"/>
    <w:rsid w:val="005E6187"/>
    <w:rsid w:val="005F0FB0"/>
    <w:rsid w:val="005F1C58"/>
    <w:rsid w:val="005F41E1"/>
    <w:rsid w:val="005F7653"/>
    <w:rsid w:val="00603F0F"/>
    <w:rsid w:val="00605CDD"/>
    <w:rsid w:val="00606306"/>
    <w:rsid w:val="00611F85"/>
    <w:rsid w:val="00614F9D"/>
    <w:rsid w:val="00617D01"/>
    <w:rsid w:val="00621183"/>
    <w:rsid w:val="006212A4"/>
    <w:rsid w:val="006229A0"/>
    <w:rsid w:val="00625551"/>
    <w:rsid w:val="00627CC8"/>
    <w:rsid w:val="0063297D"/>
    <w:rsid w:val="00635AEA"/>
    <w:rsid w:val="006369BD"/>
    <w:rsid w:val="00637E03"/>
    <w:rsid w:val="00637EFE"/>
    <w:rsid w:val="00641555"/>
    <w:rsid w:val="00641ACE"/>
    <w:rsid w:val="006464ED"/>
    <w:rsid w:val="00647CCA"/>
    <w:rsid w:val="00656687"/>
    <w:rsid w:val="00657E2F"/>
    <w:rsid w:val="0066102A"/>
    <w:rsid w:val="0066175B"/>
    <w:rsid w:val="00663CB8"/>
    <w:rsid w:val="00666136"/>
    <w:rsid w:val="00666D2A"/>
    <w:rsid w:val="006711A5"/>
    <w:rsid w:val="0067356F"/>
    <w:rsid w:val="00673DF1"/>
    <w:rsid w:val="006759EB"/>
    <w:rsid w:val="006773AF"/>
    <w:rsid w:val="00677986"/>
    <w:rsid w:val="006830FB"/>
    <w:rsid w:val="0069053D"/>
    <w:rsid w:val="00690B10"/>
    <w:rsid w:val="006916BD"/>
    <w:rsid w:val="00693A00"/>
    <w:rsid w:val="00695ED1"/>
    <w:rsid w:val="0069704F"/>
    <w:rsid w:val="006A4E92"/>
    <w:rsid w:val="006A4FE0"/>
    <w:rsid w:val="006A52F2"/>
    <w:rsid w:val="006B089B"/>
    <w:rsid w:val="006B0F38"/>
    <w:rsid w:val="006B3939"/>
    <w:rsid w:val="006B3E8E"/>
    <w:rsid w:val="006C29E0"/>
    <w:rsid w:val="006C4B5E"/>
    <w:rsid w:val="006C5D7E"/>
    <w:rsid w:val="006D028B"/>
    <w:rsid w:val="006D02D5"/>
    <w:rsid w:val="006D0FEA"/>
    <w:rsid w:val="006D70A0"/>
    <w:rsid w:val="006E01E1"/>
    <w:rsid w:val="006E1914"/>
    <w:rsid w:val="006E28C7"/>
    <w:rsid w:val="006E30B6"/>
    <w:rsid w:val="006E39F1"/>
    <w:rsid w:val="006E5D12"/>
    <w:rsid w:val="006E7765"/>
    <w:rsid w:val="006F03C4"/>
    <w:rsid w:val="006F03E6"/>
    <w:rsid w:val="006F08FD"/>
    <w:rsid w:val="006F166B"/>
    <w:rsid w:val="006F7A0A"/>
    <w:rsid w:val="007014CC"/>
    <w:rsid w:val="00706991"/>
    <w:rsid w:val="007073B1"/>
    <w:rsid w:val="00712C1E"/>
    <w:rsid w:val="00715197"/>
    <w:rsid w:val="0072221F"/>
    <w:rsid w:val="0072544C"/>
    <w:rsid w:val="007260F3"/>
    <w:rsid w:val="0072734A"/>
    <w:rsid w:val="00727CE0"/>
    <w:rsid w:val="0073075D"/>
    <w:rsid w:val="007311EF"/>
    <w:rsid w:val="00733795"/>
    <w:rsid w:val="0073381B"/>
    <w:rsid w:val="0073387F"/>
    <w:rsid w:val="007366AC"/>
    <w:rsid w:val="00740F3F"/>
    <w:rsid w:val="00743BA0"/>
    <w:rsid w:val="00745449"/>
    <w:rsid w:val="00745A46"/>
    <w:rsid w:val="00751281"/>
    <w:rsid w:val="007530F9"/>
    <w:rsid w:val="00753184"/>
    <w:rsid w:val="00757359"/>
    <w:rsid w:val="00757B57"/>
    <w:rsid w:val="0076240B"/>
    <w:rsid w:val="007642C9"/>
    <w:rsid w:val="0076464C"/>
    <w:rsid w:val="007663E7"/>
    <w:rsid w:val="00773645"/>
    <w:rsid w:val="0078164D"/>
    <w:rsid w:val="00781DC9"/>
    <w:rsid w:val="00784C81"/>
    <w:rsid w:val="00784F36"/>
    <w:rsid w:val="00785179"/>
    <w:rsid w:val="007852B0"/>
    <w:rsid w:val="00787739"/>
    <w:rsid w:val="00787EDA"/>
    <w:rsid w:val="007901D6"/>
    <w:rsid w:val="007918B8"/>
    <w:rsid w:val="00797141"/>
    <w:rsid w:val="007A0078"/>
    <w:rsid w:val="007A09C8"/>
    <w:rsid w:val="007A1D97"/>
    <w:rsid w:val="007A4E7F"/>
    <w:rsid w:val="007A6BA1"/>
    <w:rsid w:val="007A7D91"/>
    <w:rsid w:val="007A7F43"/>
    <w:rsid w:val="007A7FEF"/>
    <w:rsid w:val="007B34D0"/>
    <w:rsid w:val="007B617D"/>
    <w:rsid w:val="007B6790"/>
    <w:rsid w:val="007C02BD"/>
    <w:rsid w:val="007C35B6"/>
    <w:rsid w:val="007C3A55"/>
    <w:rsid w:val="007C3DDB"/>
    <w:rsid w:val="007D0F4F"/>
    <w:rsid w:val="007D1C4C"/>
    <w:rsid w:val="007D2E8C"/>
    <w:rsid w:val="007D389F"/>
    <w:rsid w:val="007D3D15"/>
    <w:rsid w:val="007D509F"/>
    <w:rsid w:val="007D676D"/>
    <w:rsid w:val="007D70CE"/>
    <w:rsid w:val="007D7FDB"/>
    <w:rsid w:val="007E1656"/>
    <w:rsid w:val="007E6DD0"/>
    <w:rsid w:val="007E7CA7"/>
    <w:rsid w:val="007F250C"/>
    <w:rsid w:val="007F28C6"/>
    <w:rsid w:val="007F57FB"/>
    <w:rsid w:val="007F73F9"/>
    <w:rsid w:val="008002D2"/>
    <w:rsid w:val="008004F1"/>
    <w:rsid w:val="00801122"/>
    <w:rsid w:val="008014AB"/>
    <w:rsid w:val="00805134"/>
    <w:rsid w:val="00813578"/>
    <w:rsid w:val="008153ED"/>
    <w:rsid w:val="00815844"/>
    <w:rsid w:val="00815D2B"/>
    <w:rsid w:val="008243EA"/>
    <w:rsid w:val="00830AC4"/>
    <w:rsid w:val="00830C1C"/>
    <w:rsid w:val="00837EDA"/>
    <w:rsid w:val="00844D8B"/>
    <w:rsid w:val="0084779A"/>
    <w:rsid w:val="00852022"/>
    <w:rsid w:val="0085639B"/>
    <w:rsid w:val="00856518"/>
    <w:rsid w:val="00856C4B"/>
    <w:rsid w:val="00857AAA"/>
    <w:rsid w:val="00857E44"/>
    <w:rsid w:val="008611E5"/>
    <w:rsid w:val="00861F58"/>
    <w:rsid w:val="00862B9C"/>
    <w:rsid w:val="00864550"/>
    <w:rsid w:val="00873321"/>
    <w:rsid w:val="00874BBA"/>
    <w:rsid w:val="00875218"/>
    <w:rsid w:val="00877233"/>
    <w:rsid w:val="00881792"/>
    <w:rsid w:val="008820EB"/>
    <w:rsid w:val="00883C88"/>
    <w:rsid w:val="00886244"/>
    <w:rsid w:val="008910EF"/>
    <w:rsid w:val="00893E8E"/>
    <w:rsid w:val="008943AC"/>
    <w:rsid w:val="008A0589"/>
    <w:rsid w:val="008A3AE5"/>
    <w:rsid w:val="008A4197"/>
    <w:rsid w:val="008B0501"/>
    <w:rsid w:val="008B1EB7"/>
    <w:rsid w:val="008B6436"/>
    <w:rsid w:val="008B7524"/>
    <w:rsid w:val="008B7D76"/>
    <w:rsid w:val="008C048E"/>
    <w:rsid w:val="008C376E"/>
    <w:rsid w:val="008C47E8"/>
    <w:rsid w:val="008C5129"/>
    <w:rsid w:val="008C6157"/>
    <w:rsid w:val="008C7728"/>
    <w:rsid w:val="008D1497"/>
    <w:rsid w:val="008D1F45"/>
    <w:rsid w:val="008D3308"/>
    <w:rsid w:val="008D3833"/>
    <w:rsid w:val="008D5723"/>
    <w:rsid w:val="008D5CAB"/>
    <w:rsid w:val="008D74E6"/>
    <w:rsid w:val="008E1184"/>
    <w:rsid w:val="008E18C9"/>
    <w:rsid w:val="008E248E"/>
    <w:rsid w:val="008E3E4D"/>
    <w:rsid w:val="008E3E4E"/>
    <w:rsid w:val="008E7616"/>
    <w:rsid w:val="008F244B"/>
    <w:rsid w:val="008F38CD"/>
    <w:rsid w:val="008F3D1A"/>
    <w:rsid w:val="008F40FC"/>
    <w:rsid w:val="008F4F53"/>
    <w:rsid w:val="00901870"/>
    <w:rsid w:val="00902EFC"/>
    <w:rsid w:val="0090343A"/>
    <w:rsid w:val="00904A4E"/>
    <w:rsid w:val="00906BBE"/>
    <w:rsid w:val="00907EAC"/>
    <w:rsid w:val="009102AF"/>
    <w:rsid w:val="00910C68"/>
    <w:rsid w:val="00911C5B"/>
    <w:rsid w:val="00912FA6"/>
    <w:rsid w:val="00913A31"/>
    <w:rsid w:val="0091538C"/>
    <w:rsid w:val="00916542"/>
    <w:rsid w:val="00917F19"/>
    <w:rsid w:val="0092497C"/>
    <w:rsid w:val="00925B31"/>
    <w:rsid w:val="0092607E"/>
    <w:rsid w:val="00926A77"/>
    <w:rsid w:val="00926DE7"/>
    <w:rsid w:val="00927851"/>
    <w:rsid w:val="00932FB5"/>
    <w:rsid w:val="009347D2"/>
    <w:rsid w:val="00935EF5"/>
    <w:rsid w:val="009378AE"/>
    <w:rsid w:val="00946E8C"/>
    <w:rsid w:val="00947FAD"/>
    <w:rsid w:val="00952D00"/>
    <w:rsid w:val="00953645"/>
    <w:rsid w:val="009559CD"/>
    <w:rsid w:val="00956212"/>
    <w:rsid w:val="009578DD"/>
    <w:rsid w:val="00960211"/>
    <w:rsid w:val="00960D4D"/>
    <w:rsid w:val="00963329"/>
    <w:rsid w:val="00963741"/>
    <w:rsid w:val="00964C1A"/>
    <w:rsid w:val="0097562F"/>
    <w:rsid w:val="00984C05"/>
    <w:rsid w:val="00987B49"/>
    <w:rsid w:val="00990547"/>
    <w:rsid w:val="00991DA1"/>
    <w:rsid w:val="00992283"/>
    <w:rsid w:val="00992285"/>
    <w:rsid w:val="00993DE8"/>
    <w:rsid w:val="009942BE"/>
    <w:rsid w:val="00994907"/>
    <w:rsid w:val="009A4262"/>
    <w:rsid w:val="009A452B"/>
    <w:rsid w:val="009A7814"/>
    <w:rsid w:val="009B5751"/>
    <w:rsid w:val="009B6C2B"/>
    <w:rsid w:val="009B776B"/>
    <w:rsid w:val="009C5ED7"/>
    <w:rsid w:val="009C5FC7"/>
    <w:rsid w:val="009C64C0"/>
    <w:rsid w:val="009C7EBD"/>
    <w:rsid w:val="009D03D7"/>
    <w:rsid w:val="009D168D"/>
    <w:rsid w:val="009D3DCE"/>
    <w:rsid w:val="009D5066"/>
    <w:rsid w:val="009D53D3"/>
    <w:rsid w:val="009D57A5"/>
    <w:rsid w:val="009D5C36"/>
    <w:rsid w:val="009D6BD5"/>
    <w:rsid w:val="009E0F3E"/>
    <w:rsid w:val="009E1F84"/>
    <w:rsid w:val="009E53E6"/>
    <w:rsid w:val="009E561C"/>
    <w:rsid w:val="009E6E6F"/>
    <w:rsid w:val="009F036A"/>
    <w:rsid w:val="009F0699"/>
    <w:rsid w:val="009F21B6"/>
    <w:rsid w:val="009F2B57"/>
    <w:rsid w:val="009F398D"/>
    <w:rsid w:val="009F6F0F"/>
    <w:rsid w:val="009F7AF1"/>
    <w:rsid w:val="00A01BD3"/>
    <w:rsid w:val="00A0563E"/>
    <w:rsid w:val="00A0583C"/>
    <w:rsid w:val="00A0778A"/>
    <w:rsid w:val="00A102B8"/>
    <w:rsid w:val="00A10E3C"/>
    <w:rsid w:val="00A119CA"/>
    <w:rsid w:val="00A15398"/>
    <w:rsid w:val="00A24D4D"/>
    <w:rsid w:val="00A25932"/>
    <w:rsid w:val="00A301AD"/>
    <w:rsid w:val="00A30855"/>
    <w:rsid w:val="00A30875"/>
    <w:rsid w:val="00A33758"/>
    <w:rsid w:val="00A3491A"/>
    <w:rsid w:val="00A354DF"/>
    <w:rsid w:val="00A362E3"/>
    <w:rsid w:val="00A430EB"/>
    <w:rsid w:val="00A4465C"/>
    <w:rsid w:val="00A452C3"/>
    <w:rsid w:val="00A45EF4"/>
    <w:rsid w:val="00A469E2"/>
    <w:rsid w:val="00A52123"/>
    <w:rsid w:val="00A5247A"/>
    <w:rsid w:val="00A5308D"/>
    <w:rsid w:val="00A53291"/>
    <w:rsid w:val="00A5428C"/>
    <w:rsid w:val="00A54FF8"/>
    <w:rsid w:val="00A60545"/>
    <w:rsid w:val="00A60C28"/>
    <w:rsid w:val="00A64A34"/>
    <w:rsid w:val="00A664AF"/>
    <w:rsid w:val="00A66503"/>
    <w:rsid w:val="00A701A3"/>
    <w:rsid w:val="00A70403"/>
    <w:rsid w:val="00A73257"/>
    <w:rsid w:val="00A733AA"/>
    <w:rsid w:val="00A75F7C"/>
    <w:rsid w:val="00A75F97"/>
    <w:rsid w:val="00A802F1"/>
    <w:rsid w:val="00A83410"/>
    <w:rsid w:val="00A921CF"/>
    <w:rsid w:val="00A931D3"/>
    <w:rsid w:val="00A94E2C"/>
    <w:rsid w:val="00A9538C"/>
    <w:rsid w:val="00A9633A"/>
    <w:rsid w:val="00A96377"/>
    <w:rsid w:val="00A965F7"/>
    <w:rsid w:val="00AA37A5"/>
    <w:rsid w:val="00AA4948"/>
    <w:rsid w:val="00AA575C"/>
    <w:rsid w:val="00AB0A3F"/>
    <w:rsid w:val="00AB2E86"/>
    <w:rsid w:val="00AB3046"/>
    <w:rsid w:val="00AB3A0F"/>
    <w:rsid w:val="00AB461C"/>
    <w:rsid w:val="00AB5020"/>
    <w:rsid w:val="00AB5156"/>
    <w:rsid w:val="00AB6D25"/>
    <w:rsid w:val="00AC3187"/>
    <w:rsid w:val="00AC6064"/>
    <w:rsid w:val="00AD0E5F"/>
    <w:rsid w:val="00AD1891"/>
    <w:rsid w:val="00AD341C"/>
    <w:rsid w:val="00AD6E47"/>
    <w:rsid w:val="00AD72BE"/>
    <w:rsid w:val="00AD760C"/>
    <w:rsid w:val="00AD7A20"/>
    <w:rsid w:val="00AE2974"/>
    <w:rsid w:val="00AE2B8E"/>
    <w:rsid w:val="00AE4975"/>
    <w:rsid w:val="00AE547A"/>
    <w:rsid w:val="00AE715F"/>
    <w:rsid w:val="00AF357A"/>
    <w:rsid w:val="00AF4115"/>
    <w:rsid w:val="00AF48E8"/>
    <w:rsid w:val="00AF52B4"/>
    <w:rsid w:val="00AF5374"/>
    <w:rsid w:val="00AF59FE"/>
    <w:rsid w:val="00B00974"/>
    <w:rsid w:val="00B02EDC"/>
    <w:rsid w:val="00B0398C"/>
    <w:rsid w:val="00B0498B"/>
    <w:rsid w:val="00B0549E"/>
    <w:rsid w:val="00B05945"/>
    <w:rsid w:val="00B11CC0"/>
    <w:rsid w:val="00B141A8"/>
    <w:rsid w:val="00B16FC1"/>
    <w:rsid w:val="00B206F0"/>
    <w:rsid w:val="00B223C0"/>
    <w:rsid w:val="00B259E1"/>
    <w:rsid w:val="00B349AF"/>
    <w:rsid w:val="00B34F25"/>
    <w:rsid w:val="00B35AD8"/>
    <w:rsid w:val="00B372CC"/>
    <w:rsid w:val="00B401E7"/>
    <w:rsid w:val="00B408B7"/>
    <w:rsid w:val="00B42055"/>
    <w:rsid w:val="00B4357A"/>
    <w:rsid w:val="00B44295"/>
    <w:rsid w:val="00B47696"/>
    <w:rsid w:val="00B5009A"/>
    <w:rsid w:val="00B50FFE"/>
    <w:rsid w:val="00B510E1"/>
    <w:rsid w:val="00B519D2"/>
    <w:rsid w:val="00B54159"/>
    <w:rsid w:val="00B54312"/>
    <w:rsid w:val="00B550C5"/>
    <w:rsid w:val="00B5514D"/>
    <w:rsid w:val="00B57530"/>
    <w:rsid w:val="00B57FE0"/>
    <w:rsid w:val="00B60181"/>
    <w:rsid w:val="00B607CB"/>
    <w:rsid w:val="00B62254"/>
    <w:rsid w:val="00B63831"/>
    <w:rsid w:val="00B66B32"/>
    <w:rsid w:val="00B7059F"/>
    <w:rsid w:val="00B726AE"/>
    <w:rsid w:val="00B72F2F"/>
    <w:rsid w:val="00B81B20"/>
    <w:rsid w:val="00B822D3"/>
    <w:rsid w:val="00B84C5E"/>
    <w:rsid w:val="00B86EF4"/>
    <w:rsid w:val="00B91C6E"/>
    <w:rsid w:val="00B9589F"/>
    <w:rsid w:val="00BA011E"/>
    <w:rsid w:val="00BA1827"/>
    <w:rsid w:val="00BA464C"/>
    <w:rsid w:val="00BA5138"/>
    <w:rsid w:val="00BA7709"/>
    <w:rsid w:val="00BB37EC"/>
    <w:rsid w:val="00BB3CCF"/>
    <w:rsid w:val="00BB6A10"/>
    <w:rsid w:val="00BC09C8"/>
    <w:rsid w:val="00BC1171"/>
    <w:rsid w:val="00BC1F2B"/>
    <w:rsid w:val="00BC378F"/>
    <w:rsid w:val="00BC37ED"/>
    <w:rsid w:val="00BC7AB9"/>
    <w:rsid w:val="00BD3AE2"/>
    <w:rsid w:val="00BD4770"/>
    <w:rsid w:val="00BD4E44"/>
    <w:rsid w:val="00BD70CE"/>
    <w:rsid w:val="00BE07E4"/>
    <w:rsid w:val="00BE2F46"/>
    <w:rsid w:val="00BE67A0"/>
    <w:rsid w:val="00BF16E1"/>
    <w:rsid w:val="00BF4E6C"/>
    <w:rsid w:val="00BF6B68"/>
    <w:rsid w:val="00C05CD2"/>
    <w:rsid w:val="00C11AE9"/>
    <w:rsid w:val="00C12158"/>
    <w:rsid w:val="00C15282"/>
    <w:rsid w:val="00C1598D"/>
    <w:rsid w:val="00C161F3"/>
    <w:rsid w:val="00C21FDE"/>
    <w:rsid w:val="00C22C7F"/>
    <w:rsid w:val="00C24F76"/>
    <w:rsid w:val="00C2501E"/>
    <w:rsid w:val="00C262C7"/>
    <w:rsid w:val="00C275EC"/>
    <w:rsid w:val="00C30171"/>
    <w:rsid w:val="00C32AAB"/>
    <w:rsid w:val="00C34E73"/>
    <w:rsid w:val="00C357FF"/>
    <w:rsid w:val="00C35D2B"/>
    <w:rsid w:val="00C37549"/>
    <w:rsid w:val="00C41E4C"/>
    <w:rsid w:val="00C467B1"/>
    <w:rsid w:val="00C46FCC"/>
    <w:rsid w:val="00C50408"/>
    <w:rsid w:val="00C50DA6"/>
    <w:rsid w:val="00C51328"/>
    <w:rsid w:val="00C5189C"/>
    <w:rsid w:val="00C51E6E"/>
    <w:rsid w:val="00C55994"/>
    <w:rsid w:val="00C569AB"/>
    <w:rsid w:val="00C56FCD"/>
    <w:rsid w:val="00C6049B"/>
    <w:rsid w:val="00C709EC"/>
    <w:rsid w:val="00C70AB5"/>
    <w:rsid w:val="00C77A26"/>
    <w:rsid w:val="00C824CE"/>
    <w:rsid w:val="00C8504B"/>
    <w:rsid w:val="00C8538D"/>
    <w:rsid w:val="00C867D7"/>
    <w:rsid w:val="00C90498"/>
    <w:rsid w:val="00C916D9"/>
    <w:rsid w:val="00C93572"/>
    <w:rsid w:val="00C9417D"/>
    <w:rsid w:val="00C95C61"/>
    <w:rsid w:val="00C96F1D"/>
    <w:rsid w:val="00CA3932"/>
    <w:rsid w:val="00CA5829"/>
    <w:rsid w:val="00CB1704"/>
    <w:rsid w:val="00CB21CB"/>
    <w:rsid w:val="00CB247F"/>
    <w:rsid w:val="00CB481E"/>
    <w:rsid w:val="00CB6265"/>
    <w:rsid w:val="00CB6803"/>
    <w:rsid w:val="00CB6B62"/>
    <w:rsid w:val="00CB6E0C"/>
    <w:rsid w:val="00CC1AB5"/>
    <w:rsid w:val="00CC6336"/>
    <w:rsid w:val="00CC700D"/>
    <w:rsid w:val="00CD1E43"/>
    <w:rsid w:val="00CD2C80"/>
    <w:rsid w:val="00CD2F5C"/>
    <w:rsid w:val="00CD43D6"/>
    <w:rsid w:val="00CD5B40"/>
    <w:rsid w:val="00CD68F8"/>
    <w:rsid w:val="00CE07ED"/>
    <w:rsid w:val="00CE0E6C"/>
    <w:rsid w:val="00CE1474"/>
    <w:rsid w:val="00CE227F"/>
    <w:rsid w:val="00CE24A3"/>
    <w:rsid w:val="00CE3E84"/>
    <w:rsid w:val="00CE5508"/>
    <w:rsid w:val="00CE5531"/>
    <w:rsid w:val="00CE5820"/>
    <w:rsid w:val="00CF40A7"/>
    <w:rsid w:val="00CF62C7"/>
    <w:rsid w:val="00D031BD"/>
    <w:rsid w:val="00D031F1"/>
    <w:rsid w:val="00D05E64"/>
    <w:rsid w:val="00D076AF"/>
    <w:rsid w:val="00D07FC6"/>
    <w:rsid w:val="00D1337E"/>
    <w:rsid w:val="00D13831"/>
    <w:rsid w:val="00D1433C"/>
    <w:rsid w:val="00D16D83"/>
    <w:rsid w:val="00D22811"/>
    <w:rsid w:val="00D22CA5"/>
    <w:rsid w:val="00D24470"/>
    <w:rsid w:val="00D24909"/>
    <w:rsid w:val="00D2505C"/>
    <w:rsid w:val="00D27BC2"/>
    <w:rsid w:val="00D31730"/>
    <w:rsid w:val="00D35217"/>
    <w:rsid w:val="00D364FF"/>
    <w:rsid w:val="00D4543E"/>
    <w:rsid w:val="00D46095"/>
    <w:rsid w:val="00D46115"/>
    <w:rsid w:val="00D46E86"/>
    <w:rsid w:val="00D51FCF"/>
    <w:rsid w:val="00D522B6"/>
    <w:rsid w:val="00D53E8E"/>
    <w:rsid w:val="00D55BE7"/>
    <w:rsid w:val="00D57039"/>
    <w:rsid w:val="00D576BF"/>
    <w:rsid w:val="00D578D2"/>
    <w:rsid w:val="00D6046C"/>
    <w:rsid w:val="00D60945"/>
    <w:rsid w:val="00D614DC"/>
    <w:rsid w:val="00D61CA1"/>
    <w:rsid w:val="00D6576F"/>
    <w:rsid w:val="00D66554"/>
    <w:rsid w:val="00D6736B"/>
    <w:rsid w:val="00D7011E"/>
    <w:rsid w:val="00D717FC"/>
    <w:rsid w:val="00D723F1"/>
    <w:rsid w:val="00D72B9E"/>
    <w:rsid w:val="00D72E11"/>
    <w:rsid w:val="00D74DA3"/>
    <w:rsid w:val="00D75217"/>
    <w:rsid w:val="00D75537"/>
    <w:rsid w:val="00D850A4"/>
    <w:rsid w:val="00D91A45"/>
    <w:rsid w:val="00D92F9A"/>
    <w:rsid w:val="00D95173"/>
    <w:rsid w:val="00DA23AB"/>
    <w:rsid w:val="00DA3B1F"/>
    <w:rsid w:val="00DA3CBB"/>
    <w:rsid w:val="00DA71E4"/>
    <w:rsid w:val="00DA77DE"/>
    <w:rsid w:val="00DB0BB9"/>
    <w:rsid w:val="00DB1146"/>
    <w:rsid w:val="00DB1BB2"/>
    <w:rsid w:val="00DB248D"/>
    <w:rsid w:val="00DB272B"/>
    <w:rsid w:val="00DB2901"/>
    <w:rsid w:val="00DB2A65"/>
    <w:rsid w:val="00DB4D34"/>
    <w:rsid w:val="00DB768B"/>
    <w:rsid w:val="00DC29C0"/>
    <w:rsid w:val="00DC2BC7"/>
    <w:rsid w:val="00DD4A28"/>
    <w:rsid w:val="00DD6A05"/>
    <w:rsid w:val="00DD6C59"/>
    <w:rsid w:val="00DD7D8F"/>
    <w:rsid w:val="00DE2D16"/>
    <w:rsid w:val="00DE4327"/>
    <w:rsid w:val="00DF0318"/>
    <w:rsid w:val="00DF4F23"/>
    <w:rsid w:val="00E03534"/>
    <w:rsid w:val="00E03EF4"/>
    <w:rsid w:val="00E0581E"/>
    <w:rsid w:val="00E062C4"/>
    <w:rsid w:val="00E07629"/>
    <w:rsid w:val="00E10D3B"/>
    <w:rsid w:val="00E13144"/>
    <w:rsid w:val="00E13247"/>
    <w:rsid w:val="00E1395B"/>
    <w:rsid w:val="00E1453F"/>
    <w:rsid w:val="00E14AF9"/>
    <w:rsid w:val="00E17472"/>
    <w:rsid w:val="00E179EE"/>
    <w:rsid w:val="00E17D7C"/>
    <w:rsid w:val="00E2102A"/>
    <w:rsid w:val="00E21630"/>
    <w:rsid w:val="00E22A1E"/>
    <w:rsid w:val="00E22E01"/>
    <w:rsid w:val="00E23F8D"/>
    <w:rsid w:val="00E3474C"/>
    <w:rsid w:val="00E35530"/>
    <w:rsid w:val="00E3617A"/>
    <w:rsid w:val="00E37628"/>
    <w:rsid w:val="00E44653"/>
    <w:rsid w:val="00E46501"/>
    <w:rsid w:val="00E51D6E"/>
    <w:rsid w:val="00E560ED"/>
    <w:rsid w:val="00E616D2"/>
    <w:rsid w:val="00E62053"/>
    <w:rsid w:val="00E63B02"/>
    <w:rsid w:val="00E65F7F"/>
    <w:rsid w:val="00E71329"/>
    <w:rsid w:val="00E72AFF"/>
    <w:rsid w:val="00E73231"/>
    <w:rsid w:val="00E74464"/>
    <w:rsid w:val="00E75044"/>
    <w:rsid w:val="00E770A5"/>
    <w:rsid w:val="00E770C4"/>
    <w:rsid w:val="00E77AB5"/>
    <w:rsid w:val="00E807CC"/>
    <w:rsid w:val="00E8098A"/>
    <w:rsid w:val="00E83150"/>
    <w:rsid w:val="00E844BC"/>
    <w:rsid w:val="00E8505D"/>
    <w:rsid w:val="00E853E3"/>
    <w:rsid w:val="00E8587E"/>
    <w:rsid w:val="00E87EAD"/>
    <w:rsid w:val="00E904EB"/>
    <w:rsid w:val="00E9114F"/>
    <w:rsid w:val="00E93EA7"/>
    <w:rsid w:val="00E94286"/>
    <w:rsid w:val="00E9482C"/>
    <w:rsid w:val="00E95144"/>
    <w:rsid w:val="00E97A0C"/>
    <w:rsid w:val="00EA3679"/>
    <w:rsid w:val="00EA36EA"/>
    <w:rsid w:val="00EA4192"/>
    <w:rsid w:val="00EA7290"/>
    <w:rsid w:val="00EB038A"/>
    <w:rsid w:val="00EB1335"/>
    <w:rsid w:val="00EB188C"/>
    <w:rsid w:val="00EB482B"/>
    <w:rsid w:val="00EB4D0C"/>
    <w:rsid w:val="00EB4DEF"/>
    <w:rsid w:val="00EB5701"/>
    <w:rsid w:val="00EB6761"/>
    <w:rsid w:val="00EC0AFE"/>
    <w:rsid w:val="00EC3608"/>
    <w:rsid w:val="00EC3682"/>
    <w:rsid w:val="00EC7B17"/>
    <w:rsid w:val="00ED0F87"/>
    <w:rsid w:val="00ED1141"/>
    <w:rsid w:val="00ED3B26"/>
    <w:rsid w:val="00ED49F0"/>
    <w:rsid w:val="00ED5260"/>
    <w:rsid w:val="00ED7F9E"/>
    <w:rsid w:val="00EE01B3"/>
    <w:rsid w:val="00EE0755"/>
    <w:rsid w:val="00EE18F2"/>
    <w:rsid w:val="00EE64A8"/>
    <w:rsid w:val="00EF1AD8"/>
    <w:rsid w:val="00EF5A10"/>
    <w:rsid w:val="00EF5BD3"/>
    <w:rsid w:val="00EF6CD6"/>
    <w:rsid w:val="00F00C4B"/>
    <w:rsid w:val="00F029F3"/>
    <w:rsid w:val="00F02FEA"/>
    <w:rsid w:val="00F0544D"/>
    <w:rsid w:val="00F06631"/>
    <w:rsid w:val="00F067BD"/>
    <w:rsid w:val="00F07FF2"/>
    <w:rsid w:val="00F105A9"/>
    <w:rsid w:val="00F12C0B"/>
    <w:rsid w:val="00F15AC4"/>
    <w:rsid w:val="00F17027"/>
    <w:rsid w:val="00F20EBB"/>
    <w:rsid w:val="00F21570"/>
    <w:rsid w:val="00F21F55"/>
    <w:rsid w:val="00F22930"/>
    <w:rsid w:val="00F24035"/>
    <w:rsid w:val="00F24994"/>
    <w:rsid w:val="00F24A9A"/>
    <w:rsid w:val="00F31C7F"/>
    <w:rsid w:val="00F31F43"/>
    <w:rsid w:val="00F325E1"/>
    <w:rsid w:val="00F3356D"/>
    <w:rsid w:val="00F3414C"/>
    <w:rsid w:val="00F3427B"/>
    <w:rsid w:val="00F43210"/>
    <w:rsid w:val="00F442E2"/>
    <w:rsid w:val="00F4656C"/>
    <w:rsid w:val="00F46E0C"/>
    <w:rsid w:val="00F47CC6"/>
    <w:rsid w:val="00F51B6F"/>
    <w:rsid w:val="00F52911"/>
    <w:rsid w:val="00F53395"/>
    <w:rsid w:val="00F542E3"/>
    <w:rsid w:val="00F547AC"/>
    <w:rsid w:val="00F54D4B"/>
    <w:rsid w:val="00F56358"/>
    <w:rsid w:val="00F5714A"/>
    <w:rsid w:val="00F57507"/>
    <w:rsid w:val="00F57C52"/>
    <w:rsid w:val="00F62B53"/>
    <w:rsid w:val="00F63B69"/>
    <w:rsid w:val="00F640F6"/>
    <w:rsid w:val="00F66379"/>
    <w:rsid w:val="00F66A95"/>
    <w:rsid w:val="00F66B24"/>
    <w:rsid w:val="00F679B9"/>
    <w:rsid w:val="00F70D9B"/>
    <w:rsid w:val="00F73A3D"/>
    <w:rsid w:val="00F769CB"/>
    <w:rsid w:val="00F83D83"/>
    <w:rsid w:val="00F85FD5"/>
    <w:rsid w:val="00F918DC"/>
    <w:rsid w:val="00F92C0B"/>
    <w:rsid w:val="00F946B0"/>
    <w:rsid w:val="00F95144"/>
    <w:rsid w:val="00FA14F1"/>
    <w:rsid w:val="00FA15F3"/>
    <w:rsid w:val="00FA2047"/>
    <w:rsid w:val="00FA2878"/>
    <w:rsid w:val="00FA30DE"/>
    <w:rsid w:val="00FA728B"/>
    <w:rsid w:val="00FB1B5D"/>
    <w:rsid w:val="00FB1CEE"/>
    <w:rsid w:val="00FB2000"/>
    <w:rsid w:val="00FB284E"/>
    <w:rsid w:val="00FB36DC"/>
    <w:rsid w:val="00FB559A"/>
    <w:rsid w:val="00FB73B4"/>
    <w:rsid w:val="00FC16D8"/>
    <w:rsid w:val="00FC4303"/>
    <w:rsid w:val="00FC4486"/>
    <w:rsid w:val="00FC4F6E"/>
    <w:rsid w:val="00FC6E53"/>
    <w:rsid w:val="00FD0A93"/>
    <w:rsid w:val="00FD3577"/>
    <w:rsid w:val="00FD4B65"/>
    <w:rsid w:val="00FD53FD"/>
    <w:rsid w:val="00FD7B50"/>
    <w:rsid w:val="00FE43F1"/>
    <w:rsid w:val="00FE4E67"/>
    <w:rsid w:val="00FE6A4B"/>
    <w:rsid w:val="00FE7DAE"/>
    <w:rsid w:val="00FF00E0"/>
    <w:rsid w:val="00FF2E7B"/>
    <w:rsid w:val="00FF3DB9"/>
    <w:rsid w:val="00FF44F4"/>
    <w:rsid w:val="00FF4741"/>
    <w:rsid w:val="00FF4B5E"/>
    <w:rsid w:val="00FF5897"/>
    <w:rsid w:val="00FF5910"/>
    <w:rsid w:val="00FF5B6D"/>
    <w:rsid w:val="00FF70D8"/>
    <w:rsid w:val="00FF736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003287A"/>
  <w15:chartTrackingRefBased/>
  <w15:docId w15:val="{10FDA717-676B-40A2-AEDD-F494BCE4F7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49DA"/>
    <w:pPr>
      <w:spacing w:after="200"/>
    </w:pPr>
    <w:rPr>
      <w:rFonts w:ascii="Calibri" w:hAnsi="Calibri" w:cs="Calibri"/>
      <w:kern w:val="0"/>
      <w:sz w:val="22"/>
      <w:lang w:eastAsia="en-US"/>
    </w:rPr>
  </w:style>
  <w:style w:type="paragraph" w:styleId="Heading1">
    <w:name w:val="heading 1"/>
    <w:basedOn w:val="Normal"/>
    <w:next w:val="Normal"/>
    <w:link w:val="Heading1Char"/>
    <w:uiPriority w:val="9"/>
    <w:qFormat/>
    <w:rsid w:val="00CB21CB"/>
    <w:pPr>
      <w:keepNext/>
      <w:keepLines/>
      <w:widowControl w:val="0"/>
      <w:spacing w:before="480" w:after="80"/>
      <w:jc w:val="both"/>
      <w:outlineLvl w:val="0"/>
    </w:pPr>
    <w:rPr>
      <w:rFonts w:asciiTheme="majorHAnsi" w:eastAsiaTheme="majorEastAsia" w:hAnsiTheme="majorHAnsi" w:cstheme="majorBidi"/>
      <w:color w:val="0F4761" w:themeColor="accent1" w:themeShade="BF"/>
      <w:kern w:val="2"/>
      <w:sz w:val="48"/>
      <w:szCs w:val="48"/>
      <w:lang w:eastAsia="zh-CN"/>
    </w:rPr>
  </w:style>
  <w:style w:type="paragraph" w:styleId="Heading2">
    <w:name w:val="heading 2"/>
    <w:basedOn w:val="Normal"/>
    <w:next w:val="Normal"/>
    <w:link w:val="Heading2Char"/>
    <w:uiPriority w:val="9"/>
    <w:semiHidden/>
    <w:unhideWhenUsed/>
    <w:qFormat/>
    <w:rsid w:val="00CB21CB"/>
    <w:pPr>
      <w:keepNext/>
      <w:keepLines/>
      <w:widowControl w:val="0"/>
      <w:spacing w:before="160" w:after="80"/>
      <w:jc w:val="both"/>
      <w:outlineLvl w:val="1"/>
    </w:pPr>
    <w:rPr>
      <w:rFonts w:asciiTheme="majorHAnsi" w:eastAsiaTheme="majorEastAsia" w:hAnsiTheme="majorHAnsi" w:cstheme="majorBidi"/>
      <w:color w:val="0F4761" w:themeColor="accent1" w:themeShade="BF"/>
      <w:kern w:val="2"/>
      <w:sz w:val="40"/>
      <w:szCs w:val="40"/>
      <w:lang w:eastAsia="zh-CN"/>
    </w:rPr>
  </w:style>
  <w:style w:type="paragraph" w:styleId="Heading3">
    <w:name w:val="heading 3"/>
    <w:basedOn w:val="Normal"/>
    <w:next w:val="Normal"/>
    <w:link w:val="Heading3Char"/>
    <w:uiPriority w:val="9"/>
    <w:semiHidden/>
    <w:unhideWhenUsed/>
    <w:qFormat/>
    <w:rsid w:val="00CB21CB"/>
    <w:pPr>
      <w:keepNext/>
      <w:keepLines/>
      <w:widowControl w:val="0"/>
      <w:spacing w:before="160" w:after="80"/>
      <w:jc w:val="both"/>
      <w:outlineLvl w:val="2"/>
    </w:pPr>
    <w:rPr>
      <w:rFonts w:asciiTheme="majorHAnsi" w:eastAsiaTheme="majorEastAsia" w:hAnsiTheme="majorHAnsi" w:cstheme="majorBidi"/>
      <w:color w:val="0F4761" w:themeColor="accent1" w:themeShade="BF"/>
      <w:kern w:val="2"/>
      <w:sz w:val="32"/>
      <w:szCs w:val="32"/>
      <w:lang w:eastAsia="zh-CN"/>
    </w:rPr>
  </w:style>
  <w:style w:type="paragraph" w:styleId="Heading4">
    <w:name w:val="heading 4"/>
    <w:basedOn w:val="Normal"/>
    <w:next w:val="Normal"/>
    <w:link w:val="Heading4Char"/>
    <w:uiPriority w:val="9"/>
    <w:semiHidden/>
    <w:unhideWhenUsed/>
    <w:qFormat/>
    <w:rsid w:val="00CB21CB"/>
    <w:pPr>
      <w:keepNext/>
      <w:keepLines/>
      <w:widowControl w:val="0"/>
      <w:spacing w:before="80" w:after="40"/>
      <w:jc w:val="both"/>
      <w:outlineLvl w:val="3"/>
    </w:pPr>
    <w:rPr>
      <w:rFonts w:asciiTheme="minorHAnsi" w:hAnsiTheme="minorHAnsi" w:cstheme="majorBidi"/>
      <w:color w:val="0F4761" w:themeColor="accent1" w:themeShade="BF"/>
      <w:kern w:val="2"/>
      <w:sz w:val="28"/>
      <w:szCs w:val="28"/>
      <w:lang w:eastAsia="zh-CN"/>
    </w:rPr>
  </w:style>
  <w:style w:type="paragraph" w:styleId="Heading5">
    <w:name w:val="heading 5"/>
    <w:basedOn w:val="Normal"/>
    <w:next w:val="Normal"/>
    <w:link w:val="Heading5Char"/>
    <w:uiPriority w:val="9"/>
    <w:semiHidden/>
    <w:unhideWhenUsed/>
    <w:qFormat/>
    <w:rsid w:val="00CB21CB"/>
    <w:pPr>
      <w:keepNext/>
      <w:keepLines/>
      <w:widowControl w:val="0"/>
      <w:spacing w:before="80" w:after="40"/>
      <w:jc w:val="both"/>
      <w:outlineLvl w:val="4"/>
    </w:pPr>
    <w:rPr>
      <w:rFonts w:asciiTheme="minorHAnsi" w:hAnsiTheme="minorHAnsi" w:cstheme="majorBidi"/>
      <w:color w:val="0F4761" w:themeColor="accent1" w:themeShade="BF"/>
      <w:kern w:val="2"/>
      <w:sz w:val="24"/>
      <w:szCs w:val="24"/>
      <w:lang w:eastAsia="zh-CN"/>
    </w:rPr>
  </w:style>
  <w:style w:type="paragraph" w:styleId="Heading6">
    <w:name w:val="heading 6"/>
    <w:basedOn w:val="Normal"/>
    <w:next w:val="Normal"/>
    <w:link w:val="Heading6Char"/>
    <w:uiPriority w:val="9"/>
    <w:semiHidden/>
    <w:unhideWhenUsed/>
    <w:qFormat/>
    <w:rsid w:val="00CB21CB"/>
    <w:pPr>
      <w:keepNext/>
      <w:keepLines/>
      <w:widowControl w:val="0"/>
      <w:spacing w:before="40" w:after="0"/>
      <w:jc w:val="both"/>
      <w:outlineLvl w:val="5"/>
    </w:pPr>
    <w:rPr>
      <w:rFonts w:asciiTheme="minorHAnsi" w:hAnsiTheme="minorHAnsi" w:cstheme="majorBidi"/>
      <w:b/>
      <w:bCs/>
      <w:color w:val="0F4761" w:themeColor="accent1" w:themeShade="BF"/>
      <w:kern w:val="2"/>
      <w:sz w:val="21"/>
      <w:lang w:eastAsia="zh-CN"/>
    </w:rPr>
  </w:style>
  <w:style w:type="paragraph" w:styleId="Heading7">
    <w:name w:val="heading 7"/>
    <w:basedOn w:val="Normal"/>
    <w:next w:val="Normal"/>
    <w:link w:val="Heading7Char"/>
    <w:uiPriority w:val="9"/>
    <w:semiHidden/>
    <w:unhideWhenUsed/>
    <w:qFormat/>
    <w:rsid w:val="00CB21CB"/>
    <w:pPr>
      <w:keepNext/>
      <w:keepLines/>
      <w:widowControl w:val="0"/>
      <w:spacing w:before="40" w:after="0"/>
      <w:jc w:val="both"/>
      <w:outlineLvl w:val="6"/>
    </w:pPr>
    <w:rPr>
      <w:rFonts w:asciiTheme="minorHAnsi" w:hAnsiTheme="minorHAnsi" w:cstheme="majorBidi"/>
      <w:b/>
      <w:bCs/>
      <w:color w:val="595959" w:themeColor="text1" w:themeTint="A6"/>
      <w:kern w:val="2"/>
      <w:sz w:val="21"/>
      <w:lang w:eastAsia="zh-CN"/>
    </w:rPr>
  </w:style>
  <w:style w:type="paragraph" w:styleId="Heading8">
    <w:name w:val="heading 8"/>
    <w:basedOn w:val="Normal"/>
    <w:next w:val="Normal"/>
    <w:link w:val="Heading8Char"/>
    <w:uiPriority w:val="9"/>
    <w:semiHidden/>
    <w:unhideWhenUsed/>
    <w:qFormat/>
    <w:rsid w:val="00CB21CB"/>
    <w:pPr>
      <w:keepNext/>
      <w:keepLines/>
      <w:widowControl w:val="0"/>
      <w:spacing w:after="0"/>
      <w:jc w:val="both"/>
      <w:outlineLvl w:val="7"/>
    </w:pPr>
    <w:rPr>
      <w:rFonts w:asciiTheme="minorHAnsi" w:hAnsiTheme="minorHAnsi" w:cstheme="majorBidi"/>
      <w:color w:val="595959" w:themeColor="text1" w:themeTint="A6"/>
      <w:kern w:val="2"/>
      <w:sz w:val="21"/>
      <w:lang w:eastAsia="zh-CN"/>
    </w:rPr>
  </w:style>
  <w:style w:type="paragraph" w:styleId="Heading9">
    <w:name w:val="heading 9"/>
    <w:basedOn w:val="Normal"/>
    <w:next w:val="Normal"/>
    <w:link w:val="Heading9Char"/>
    <w:uiPriority w:val="9"/>
    <w:semiHidden/>
    <w:unhideWhenUsed/>
    <w:qFormat/>
    <w:rsid w:val="00CB21CB"/>
    <w:pPr>
      <w:keepNext/>
      <w:keepLines/>
      <w:widowControl w:val="0"/>
      <w:spacing w:after="0"/>
      <w:jc w:val="both"/>
      <w:outlineLvl w:val="8"/>
    </w:pPr>
    <w:rPr>
      <w:rFonts w:asciiTheme="minorHAnsi" w:eastAsiaTheme="majorEastAsia" w:hAnsiTheme="minorHAnsi" w:cstheme="majorBidi"/>
      <w:color w:val="595959" w:themeColor="text1" w:themeTint="A6"/>
      <w:kern w:val="2"/>
      <w:sz w:val="21"/>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B21CB"/>
    <w:rPr>
      <w:rFonts w:asciiTheme="majorHAnsi" w:eastAsiaTheme="majorEastAsia" w:hAnsiTheme="majorHAnsi" w:cstheme="majorBidi"/>
      <w:color w:val="0F4761" w:themeColor="accent1" w:themeShade="BF"/>
      <w:sz w:val="48"/>
      <w:szCs w:val="48"/>
    </w:rPr>
  </w:style>
  <w:style w:type="character" w:customStyle="1" w:styleId="Heading2Char">
    <w:name w:val="Heading 2 Char"/>
    <w:basedOn w:val="DefaultParagraphFont"/>
    <w:link w:val="Heading2"/>
    <w:uiPriority w:val="9"/>
    <w:semiHidden/>
    <w:rsid w:val="00CB21CB"/>
    <w:rPr>
      <w:rFonts w:asciiTheme="majorHAnsi" w:eastAsiaTheme="majorEastAsia" w:hAnsiTheme="majorHAnsi" w:cstheme="majorBidi"/>
      <w:color w:val="0F4761" w:themeColor="accent1" w:themeShade="BF"/>
      <w:sz w:val="40"/>
      <w:szCs w:val="40"/>
    </w:rPr>
  </w:style>
  <w:style w:type="character" w:customStyle="1" w:styleId="Heading3Char">
    <w:name w:val="Heading 3 Char"/>
    <w:basedOn w:val="DefaultParagraphFont"/>
    <w:link w:val="Heading3"/>
    <w:uiPriority w:val="9"/>
    <w:semiHidden/>
    <w:rsid w:val="00CB21CB"/>
    <w:rPr>
      <w:rFonts w:asciiTheme="majorHAnsi" w:eastAsiaTheme="majorEastAsia" w:hAnsiTheme="majorHAnsi" w:cstheme="majorBidi"/>
      <w:color w:val="0F4761" w:themeColor="accent1" w:themeShade="BF"/>
      <w:sz w:val="32"/>
      <w:szCs w:val="32"/>
    </w:rPr>
  </w:style>
  <w:style w:type="character" w:customStyle="1" w:styleId="Heading4Char">
    <w:name w:val="Heading 4 Char"/>
    <w:basedOn w:val="DefaultParagraphFont"/>
    <w:link w:val="Heading4"/>
    <w:uiPriority w:val="9"/>
    <w:semiHidden/>
    <w:rsid w:val="00CB21CB"/>
    <w:rPr>
      <w:rFonts w:cstheme="majorBidi"/>
      <w:color w:val="0F4761" w:themeColor="accent1" w:themeShade="BF"/>
      <w:sz w:val="28"/>
      <w:szCs w:val="28"/>
    </w:rPr>
  </w:style>
  <w:style w:type="character" w:customStyle="1" w:styleId="Heading5Char">
    <w:name w:val="Heading 5 Char"/>
    <w:basedOn w:val="DefaultParagraphFont"/>
    <w:link w:val="Heading5"/>
    <w:uiPriority w:val="9"/>
    <w:semiHidden/>
    <w:rsid w:val="00CB21CB"/>
    <w:rPr>
      <w:rFonts w:cstheme="majorBidi"/>
      <w:color w:val="0F4761" w:themeColor="accent1" w:themeShade="BF"/>
      <w:sz w:val="24"/>
      <w:szCs w:val="24"/>
    </w:rPr>
  </w:style>
  <w:style w:type="character" w:customStyle="1" w:styleId="Heading6Char">
    <w:name w:val="Heading 6 Char"/>
    <w:basedOn w:val="DefaultParagraphFont"/>
    <w:link w:val="Heading6"/>
    <w:uiPriority w:val="9"/>
    <w:semiHidden/>
    <w:rsid w:val="00CB21CB"/>
    <w:rPr>
      <w:rFonts w:cstheme="majorBidi"/>
      <w:b/>
      <w:bCs/>
      <w:color w:val="0F4761" w:themeColor="accent1" w:themeShade="BF"/>
    </w:rPr>
  </w:style>
  <w:style w:type="character" w:customStyle="1" w:styleId="Heading7Char">
    <w:name w:val="Heading 7 Char"/>
    <w:basedOn w:val="DefaultParagraphFont"/>
    <w:link w:val="Heading7"/>
    <w:uiPriority w:val="9"/>
    <w:semiHidden/>
    <w:rsid w:val="00CB21CB"/>
    <w:rPr>
      <w:rFonts w:cstheme="majorBidi"/>
      <w:b/>
      <w:bCs/>
      <w:color w:val="595959" w:themeColor="text1" w:themeTint="A6"/>
    </w:rPr>
  </w:style>
  <w:style w:type="character" w:customStyle="1" w:styleId="Heading8Char">
    <w:name w:val="Heading 8 Char"/>
    <w:basedOn w:val="DefaultParagraphFont"/>
    <w:link w:val="Heading8"/>
    <w:uiPriority w:val="9"/>
    <w:semiHidden/>
    <w:rsid w:val="00CB21CB"/>
    <w:rPr>
      <w:rFonts w:cstheme="majorBidi"/>
      <w:color w:val="595959" w:themeColor="text1" w:themeTint="A6"/>
    </w:rPr>
  </w:style>
  <w:style w:type="character" w:customStyle="1" w:styleId="Heading9Char">
    <w:name w:val="Heading 9 Char"/>
    <w:basedOn w:val="DefaultParagraphFont"/>
    <w:link w:val="Heading9"/>
    <w:uiPriority w:val="9"/>
    <w:semiHidden/>
    <w:rsid w:val="00CB21CB"/>
    <w:rPr>
      <w:rFonts w:eastAsiaTheme="majorEastAsia" w:cstheme="majorBidi"/>
      <w:color w:val="595959" w:themeColor="text1" w:themeTint="A6"/>
    </w:rPr>
  </w:style>
  <w:style w:type="paragraph" w:styleId="Title">
    <w:name w:val="Title"/>
    <w:basedOn w:val="Normal"/>
    <w:next w:val="Normal"/>
    <w:link w:val="TitleChar"/>
    <w:uiPriority w:val="10"/>
    <w:qFormat/>
    <w:rsid w:val="00CB21CB"/>
    <w:pPr>
      <w:widowControl w:val="0"/>
      <w:spacing w:after="80"/>
      <w:contextualSpacing/>
      <w:jc w:val="center"/>
    </w:pPr>
    <w:rPr>
      <w:rFonts w:asciiTheme="majorHAnsi" w:eastAsiaTheme="majorEastAsia" w:hAnsiTheme="majorHAnsi" w:cstheme="majorBidi"/>
      <w:spacing w:val="-10"/>
      <w:kern w:val="28"/>
      <w:sz w:val="56"/>
      <w:szCs w:val="56"/>
      <w:lang w:eastAsia="zh-CN"/>
    </w:rPr>
  </w:style>
  <w:style w:type="character" w:customStyle="1" w:styleId="TitleChar">
    <w:name w:val="Title Char"/>
    <w:basedOn w:val="DefaultParagraphFont"/>
    <w:link w:val="Title"/>
    <w:uiPriority w:val="10"/>
    <w:rsid w:val="00CB21C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B21CB"/>
    <w:pPr>
      <w:widowControl w:val="0"/>
      <w:numPr>
        <w:ilvl w:val="1"/>
      </w:numPr>
      <w:spacing w:after="160"/>
      <w:jc w:val="center"/>
    </w:pPr>
    <w:rPr>
      <w:rFonts w:asciiTheme="majorHAnsi" w:eastAsiaTheme="majorEastAsia" w:hAnsiTheme="majorHAnsi" w:cstheme="majorBidi"/>
      <w:color w:val="595959" w:themeColor="text1" w:themeTint="A6"/>
      <w:spacing w:val="15"/>
      <w:kern w:val="2"/>
      <w:sz w:val="28"/>
      <w:szCs w:val="28"/>
      <w:lang w:eastAsia="zh-CN"/>
    </w:rPr>
  </w:style>
  <w:style w:type="character" w:customStyle="1" w:styleId="SubtitleChar">
    <w:name w:val="Subtitle Char"/>
    <w:basedOn w:val="DefaultParagraphFont"/>
    <w:link w:val="Subtitle"/>
    <w:uiPriority w:val="11"/>
    <w:rsid w:val="00CB21CB"/>
    <w:rPr>
      <w:rFonts w:asciiTheme="majorHAnsi" w:eastAsiaTheme="majorEastAsia" w:hAnsiTheme="majorHAnsi" w:cstheme="majorBidi"/>
      <w:color w:val="595959" w:themeColor="text1" w:themeTint="A6"/>
      <w:spacing w:val="15"/>
      <w:sz w:val="28"/>
      <w:szCs w:val="28"/>
    </w:rPr>
  </w:style>
  <w:style w:type="paragraph" w:styleId="Quote">
    <w:name w:val="Quote"/>
    <w:basedOn w:val="Normal"/>
    <w:next w:val="Normal"/>
    <w:link w:val="QuoteChar"/>
    <w:uiPriority w:val="29"/>
    <w:qFormat/>
    <w:rsid w:val="00CB21CB"/>
    <w:pPr>
      <w:widowControl w:val="0"/>
      <w:spacing w:before="160" w:after="160"/>
      <w:jc w:val="center"/>
    </w:pPr>
    <w:rPr>
      <w:rFonts w:asciiTheme="minorHAnsi" w:hAnsiTheme="minorHAnsi" w:cstheme="minorBidi"/>
      <w:i/>
      <w:iCs/>
      <w:color w:val="404040" w:themeColor="text1" w:themeTint="BF"/>
      <w:kern w:val="2"/>
      <w:sz w:val="21"/>
      <w:lang w:eastAsia="zh-CN"/>
    </w:rPr>
  </w:style>
  <w:style w:type="character" w:customStyle="1" w:styleId="QuoteChar">
    <w:name w:val="Quote Char"/>
    <w:basedOn w:val="DefaultParagraphFont"/>
    <w:link w:val="Quote"/>
    <w:uiPriority w:val="29"/>
    <w:rsid w:val="00CB21CB"/>
    <w:rPr>
      <w:i/>
      <w:iCs/>
      <w:color w:val="404040" w:themeColor="text1" w:themeTint="BF"/>
    </w:rPr>
  </w:style>
  <w:style w:type="paragraph" w:styleId="ListParagraph">
    <w:name w:val="List Paragraph"/>
    <w:basedOn w:val="Normal"/>
    <w:uiPriority w:val="34"/>
    <w:qFormat/>
    <w:rsid w:val="00CB21CB"/>
    <w:pPr>
      <w:widowControl w:val="0"/>
      <w:spacing w:after="0"/>
      <w:ind w:left="720"/>
      <w:contextualSpacing/>
      <w:jc w:val="both"/>
    </w:pPr>
    <w:rPr>
      <w:rFonts w:asciiTheme="minorHAnsi" w:hAnsiTheme="minorHAnsi" w:cstheme="minorBidi"/>
      <w:kern w:val="2"/>
      <w:sz w:val="21"/>
      <w:lang w:eastAsia="zh-CN"/>
    </w:rPr>
  </w:style>
  <w:style w:type="character" w:styleId="IntenseEmphasis">
    <w:name w:val="Intense Emphasis"/>
    <w:basedOn w:val="DefaultParagraphFont"/>
    <w:uiPriority w:val="21"/>
    <w:qFormat/>
    <w:rsid w:val="00CB21CB"/>
    <w:rPr>
      <w:i/>
      <w:iCs/>
      <w:color w:val="0F4761" w:themeColor="accent1" w:themeShade="BF"/>
    </w:rPr>
  </w:style>
  <w:style w:type="paragraph" w:styleId="IntenseQuote">
    <w:name w:val="Intense Quote"/>
    <w:basedOn w:val="Normal"/>
    <w:next w:val="Normal"/>
    <w:link w:val="IntenseQuoteChar"/>
    <w:uiPriority w:val="30"/>
    <w:qFormat/>
    <w:rsid w:val="00CB21CB"/>
    <w:pPr>
      <w:widowControl w:val="0"/>
      <w:pBdr>
        <w:top w:val="single" w:sz="4" w:space="10" w:color="0F4761" w:themeColor="accent1" w:themeShade="BF"/>
        <w:bottom w:val="single" w:sz="4" w:space="10" w:color="0F4761" w:themeColor="accent1" w:themeShade="BF"/>
      </w:pBdr>
      <w:spacing w:before="360" w:after="360"/>
      <w:ind w:left="864" w:right="864"/>
      <w:jc w:val="center"/>
    </w:pPr>
    <w:rPr>
      <w:rFonts w:asciiTheme="minorHAnsi" w:hAnsiTheme="minorHAnsi" w:cstheme="minorBidi"/>
      <w:i/>
      <w:iCs/>
      <w:color w:val="0F4761" w:themeColor="accent1" w:themeShade="BF"/>
      <w:kern w:val="2"/>
      <w:sz w:val="21"/>
      <w:lang w:eastAsia="zh-CN"/>
    </w:rPr>
  </w:style>
  <w:style w:type="character" w:customStyle="1" w:styleId="IntenseQuoteChar">
    <w:name w:val="Intense Quote Char"/>
    <w:basedOn w:val="DefaultParagraphFont"/>
    <w:link w:val="IntenseQuote"/>
    <w:uiPriority w:val="30"/>
    <w:rsid w:val="00CB21CB"/>
    <w:rPr>
      <w:i/>
      <w:iCs/>
      <w:color w:val="0F4761" w:themeColor="accent1" w:themeShade="BF"/>
    </w:rPr>
  </w:style>
  <w:style w:type="character" w:styleId="IntenseReference">
    <w:name w:val="Intense Reference"/>
    <w:basedOn w:val="DefaultParagraphFont"/>
    <w:uiPriority w:val="32"/>
    <w:qFormat/>
    <w:rsid w:val="00CB21CB"/>
    <w:rPr>
      <w:b/>
      <w:bCs/>
      <w:smallCaps/>
      <w:color w:val="0F4761" w:themeColor="accent1" w:themeShade="BF"/>
      <w:spacing w:val="5"/>
    </w:rPr>
  </w:style>
  <w:style w:type="paragraph" w:styleId="Header">
    <w:name w:val="header"/>
    <w:basedOn w:val="Normal"/>
    <w:link w:val="HeaderChar"/>
    <w:uiPriority w:val="99"/>
    <w:unhideWhenUsed/>
    <w:rsid w:val="007530F9"/>
    <w:pPr>
      <w:tabs>
        <w:tab w:val="center" w:pos="4153"/>
        <w:tab w:val="right" w:pos="8306"/>
      </w:tabs>
      <w:snapToGrid w:val="0"/>
      <w:jc w:val="center"/>
    </w:pPr>
    <w:rPr>
      <w:sz w:val="18"/>
      <w:szCs w:val="18"/>
    </w:rPr>
  </w:style>
  <w:style w:type="character" w:customStyle="1" w:styleId="HeaderChar">
    <w:name w:val="Header Char"/>
    <w:basedOn w:val="DefaultParagraphFont"/>
    <w:link w:val="Header"/>
    <w:uiPriority w:val="99"/>
    <w:rsid w:val="007530F9"/>
    <w:rPr>
      <w:rFonts w:ascii="Calibri" w:hAnsi="Calibri" w:cs="Calibri"/>
      <w:kern w:val="0"/>
      <w:sz w:val="18"/>
      <w:szCs w:val="18"/>
      <w:lang w:eastAsia="en-US"/>
    </w:rPr>
  </w:style>
  <w:style w:type="paragraph" w:styleId="Footer">
    <w:name w:val="footer"/>
    <w:basedOn w:val="Normal"/>
    <w:link w:val="FooterChar"/>
    <w:uiPriority w:val="99"/>
    <w:unhideWhenUsed/>
    <w:rsid w:val="007530F9"/>
    <w:pPr>
      <w:tabs>
        <w:tab w:val="center" w:pos="4153"/>
        <w:tab w:val="right" w:pos="8306"/>
      </w:tabs>
      <w:snapToGrid w:val="0"/>
    </w:pPr>
    <w:rPr>
      <w:sz w:val="18"/>
      <w:szCs w:val="18"/>
    </w:rPr>
  </w:style>
  <w:style w:type="character" w:customStyle="1" w:styleId="FooterChar">
    <w:name w:val="Footer Char"/>
    <w:basedOn w:val="DefaultParagraphFont"/>
    <w:link w:val="Footer"/>
    <w:uiPriority w:val="99"/>
    <w:rsid w:val="007530F9"/>
    <w:rPr>
      <w:rFonts w:ascii="Calibri" w:hAnsi="Calibri" w:cs="Calibri"/>
      <w:kern w:val="0"/>
      <w:sz w:val="18"/>
      <w:szCs w:val="18"/>
      <w:lang w:eastAsia="en-US"/>
    </w:rPr>
  </w:style>
  <w:style w:type="character" w:styleId="PlaceholderText">
    <w:name w:val="Placeholder Text"/>
    <w:basedOn w:val="DefaultParagraphFont"/>
    <w:uiPriority w:val="99"/>
    <w:semiHidden/>
    <w:rsid w:val="007D676D"/>
    <w:rPr>
      <w:color w:val="666666"/>
    </w:rPr>
  </w:style>
  <w:style w:type="character" w:styleId="CommentReference">
    <w:name w:val="annotation reference"/>
    <w:basedOn w:val="DefaultParagraphFont"/>
    <w:uiPriority w:val="99"/>
    <w:semiHidden/>
    <w:unhideWhenUsed/>
    <w:rsid w:val="00345A0B"/>
    <w:rPr>
      <w:sz w:val="21"/>
      <w:szCs w:val="21"/>
    </w:rPr>
  </w:style>
  <w:style w:type="paragraph" w:styleId="CommentText">
    <w:name w:val="annotation text"/>
    <w:basedOn w:val="Normal"/>
    <w:link w:val="CommentTextChar"/>
    <w:uiPriority w:val="99"/>
    <w:unhideWhenUsed/>
    <w:rsid w:val="00345A0B"/>
  </w:style>
  <w:style w:type="character" w:customStyle="1" w:styleId="CommentTextChar">
    <w:name w:val="Comment Text Char"/>
    <w:basedOn w:val="DefaultParagraphFont"/>
    <w:link w:val="CommentText"/>
    <w:uiPriority w:val="99"/>
    <w:rsid w:val="00345A0B"/>
    <w:rPr>
      <w:rFonts w:ascii="Calibri" w:hAnsi="Calibri" w:cs="Calibri"/>
      <w:kern w:val="0"/>
      <w:sz w:val="22"/>
      <w:lang w:eastAsia="en-US"/>
    </w:rPr>
  </w:style>
  <w:style w:type="paragraph" w:styleId="CommentSubject">
    <w:name w:val="annotation subject"/>
    <w:basedOn w:val="CommentText"/>
    <w:next w:val="CommentText"/>
    <w:link w:val="CommentSubjectChar"/>
    <w:uiPriority w:val="99"/>
    <w:semiHidden/>
    <w:unhideWhenUsed/>
    <w:rsid w:val="00345A0B"/>
    <w:rPr>
      <w:b/>
      <w:bCs/>
    </w:rPr>
  </w:style>
  <w:style w:type="character" w:customStyle="1" w:styleId="CommentSubjectChar">
    <w:name w:val="Comment Subject Char"/>
    <w:basedOn w:val="CommentTextChar"/>
    <w:link w:val="CommentSubject"/>
    <w:uiPriority w:val="99"/>
    <w:semiHidden/>
    <w:rsid w:val="00345A0B"/>
    <w:rPr>
      <w:rFonts w:ascii="Calibri" w:hAnsi="Calibri" w:cs="Calibri"/>
      <w:b/>
      <w:bCs/>
      <w:kern w:val="0"/>
      <w:sz w:val="22"/>
      <w:lang w:eastAsia="en-US"/>
    </w:rPr>
  </w:style>
  <w:style w:type="character" w:styleId="Hyperlink">
    <w:name w:val="Hyperlink"/>
    <w:basedOn w:val="DefaultParagraphFont"/>
    <w:uiPriority w:val="99"/>
    <w:unhideWhenUsed/>
    <w:rsid w:val="00BA7709"/>
    <w:rPr>
      <w:color w:val="467886" w:themeColor="hyperlink"/>
      <w:u w:val="single"/>
    </w:rPr>
  </w:style>
  <w:style w:type="character" w:styleId="UnresolvedMention">
    <w:name w:val="Unresolved Mention"/>
    <w:basedOn w:val="DefaultParagraphFont"/>
    <w:uiPriority w:val="99"/>
    <w:semiHidden/>
    <w:unhideWhenUsed/>
    <w:rsid w:val="00BA7709"/>
    <w:rPr>
      <w:color w:val="605E5C"/>
      <w:shd w:val="clear" w:color="auto" w:fill="E1DFDD"/>
    </w:rPr>
  </w:style>
  <w:style w:type="paragraph" w:styleId="NormalWeb">
    <w:name w:val="Normal (Web)"/>
    <w:basedOn w:val="Normal"/>
    <w:uiPriority w:val="99"/>
    <w:semiHidden/>
    <w:unhideWhenUsed/>
    <w:rsid w:val="0039093E"/>
    <w:pPr>
      <w:spacing w:before="100" w:beforeAutospacing="1" w:after="100" w:afterAutospacing="1"/>
    </w:pPr>
    <w:rPr>
      <w:rFonts w:ascii="宋体" w:eastAsia="宋体" w:hAnsi="宋体" w:cs="宋体"/>
      <w:sz w:val="24"/>
      <w:szCs w:val="24"/>
      <w:lang w:eastAsia="zh-CN"/>
    </w:rPr>
  </w:style>
  <w:style w:type="paragraph" w:styleId="Revision">
    <w:name w:val="Revision"/>
    <w:hidden/>
    <w:uiPriority w:val="99"/>
    <w:semiHidden/>
    <w:rsid w:val="00F029F3"/>
    <w:rPr>
      <w:rFonts w:ascii="Calibri" w:hAnsi="Calibri" w:cs="Calibri"/>
      <w:kern w:val="0"/>
      <w:sz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footnotes" Target="footnotes.xml"/><Relationship Id="rId12" Type="http://schemas.microsoft.com/office/2018/08/relationships/commentsExtensible" Target="commentsExtensible.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microsoft.com/office/2016/09/relationships/commentsIds" Target="commentsIds.xml"/><Relationship Id="rId5" Type="http://schemas.openxmlformats.org/officeDocument/2006/relationships/settings" Target="settings.xml"/><Relationship Id="rId15" Type="http://schemas.openxmlformats.org/officeDocument/2006/relationships/glossaryDocument" Target="glossary/document.xml"/><Relationship Id="rId10" Type="http://schemas.microsoft.com/office/2011/relationships/commentsExtended" Target="commentsExtended.xml"/><Relationship Id="rId4" Type="http://schemas.openxmlformats.org/officeDocument/2006/relationships/styles" Target="styles.xml"/><Relationship Id="rId9" Type="http://schemas.openxmlformats.org/officeDocument/2006/relationships/comments" Target="comments.xml"/><Relationship Id="rId14" Type="http://schemas.microsoft.com/office/2011/relationships/people" Target="peop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AE7EB824D1BB4F629A2C1C677EBFD4DA"/>
        <w:category>
          <w:name w:val="General"/>
          <w:gallery w:val="placeholder"/>
        </w:category>
        <w:types>
          <w:type w:val="bbPlcHdr"/>
        </w:types>
        <w:behaviors>
          <w:behavior w:val="content"/>
        </w:behaviors>
        <w:guid w:val="{5C0906CD-EC4D-4B48-860D-C4DA408E4521}"/>
      </w:docPartPr>
      <w:docPartBody>
        <w:p w:rsidR="00B8291D" w:rsidRDefault="006840CA" w:rsidP="006840CA">
          <w:pPr>
            <w:pStyle w:val="AE7EB824D1BB4F629A2C1C677EBFD4DA"/>
          </w:pPr>
          <w:r w:rsidRPr="00AC22BC">
            <w:rPr>
              <w:rStyle w:val="PlaceholderText"/>
            </w:rPr>
            <w:t>Formatting...</w:t>
          </w:r>
        </w:p>
      </w:docPartBody>
    </w:docPart>
    <w:docPart>
      <w:docPartPr>
        <w:name w:val="8491C5034E074F19A122C3CCF678D0B2"/>
        <w:category>
          <w:name w:val="General"/>
          <w:gallery w:val="placeholder"/>
        </w:category>
        <w:types>
          <w:type w:val="bbPlcHdr"/>
        </w:types>
        <w:behaviors>
          <w:behavior w:val="content"/>
        </w:behaviors>
        <w:guid w:val="{1F013936-9E93-4009-89B1-2866A18026FE}"/>
      </w:docPartPr>
      <w:docPartBody>
        <w:p w:rsidR="009E52D6" w:rsidRDefault="002F6437">
          <w:r w:rsidRPr="00841435">
            <w:rPr>
              <w:rStyle w:val="PlaceholderText"/>
            </w:rPr>
            <w:t>Formatting Bibliography...</w:t>
          </w:r>
        </w:p>
      </w:docPartBody>
    </w:docPart>
    <w:docPart>
      <w:docPartPr>
        <w:name w:val="E3050FD82DA149079DB53F264F183148"/>
        <w:category>
          <w:name w:val="General"/>
          <w:gallery w:val="placeholder"/>
        </w:category>
        <w:types>
          <w:type w:val="bbPlcHdr"/>
        </w:types>
        <w:behaviors>
          <w:behavior w:val="content"/>
        </w:behaviors>
        <w:guid w:val="{D4B36D5B-8545-4D74-9AF9-953458C31A26}"/>
      </w:docPartPr>
      <w:docPartBody>
        <w:p w:rsidR="009E52D6" w:rsidRDefault="002F6437">
          <w:r w:rsidRPr="00841435">
            <w:rPr>
              <w:rStyle w:val="PlaceholderText"/>
            </w:rPr>
            <w:t>Formatting...</w:t>
          </w:r>
        </w:p>
      </w:docPartBody>
    </w:docPart>
    <w:docPart>
      <w:docPartPr>
        <w:name w:val="47847CFDAD6243DBB233530794677B9C"/>
        <w:category>
          <w:name w:val="General"/>
          <w:gallery w:val="placeholder"/>
        </w:category>
        <w:types>
          <w:type w:val="bbPlcHdr"/>
        </w:types>
        <w:behaviors>
          <w:behavior w:val="content"/>
        </w:behaviors>
        <w:guid w:val="{43389A1B-3149-4869-A541-FE0382018DBA}"/>
      </w:docPartPr>
      <w:docPartBody>
        <w:p w:rsidR="009E52D6" w:rsidRDefault="002F6437">
          <w:r w:rsidRPr="00841435">
            <w:rPr>
              <w:rStyle w:val="PlaceholderText"/>
            </w:rPr>
            <w:t>Formatting...</w:t>
          </w:r>
        </w:p>
      </w:docPartBody>
    </w:docPart>
    <w:docPart>
      <w:docPartPr>
        <w:name w:val="DA50ABCF28264A3EAE820B134F9EF31E"/>
        <w:category>
          <w:name w:val="General"/>
          <w:gallery w:val="placeholder"/>
        </w:category>
        <w:types>
          <w:type w:val="bbPlcHdr"/>
        </w:types>
        <w:behaviors>
          <w:behavior w:val="content"/>
        </w:behaviors>
        <w:guid w:val="{19F7CDC3-14B8-4333-AA68-941F99A190AA}"/>
      </w:docPartPr>
      <w:docPartBody>
        <w:p w:rsidR="009E52D6" w:rsidRDefault="002F6437">
          <w:r w:rsidRPr="00841435">
            <w:rPr>
              <w:rStyle w:val="PlaceholderText"/>
            </w:rPr>
            <w:t>Formatting...</w:t>
          </w:r>
        </w:p>
      </w:docPartBody>
    </w:docPart>
    <w:docPart>
      <w:docPartPr>
        <w:name w:val="F971CE4E7CA0470B8B193259AC5F4A3F"/>
        <w:category>
          <w:name w:val="General"/>
          <w:gallery w:val="placeholder"/>
        </w:category>
        <w:types>
          <w:type w:val="bbPlcHdr"/>
        </w:types>
        <w:behaviors>
          <w:behavior w:val="content"/>
        </w:behaviors>
        <w:guid w:val="{78C1A8D5-2A0F-44BF-8216-C82F9968E145}"/>
      </w:docPartPr>
      <w:docPartBody>
        <w:p w:rsidR="009E52D6" w:rsidRDefault="002F6437">
          <w:r w:rsidRPr="00841435">
            <w:rPr>
              <w:rStyle w:val="PlaceholderText"/>
            </w:rPr>
            <w:t>Formatting...</w:t>
          </w:r>
        </w:p>
      </w:docPartBody>
    </w:docPart>
    <w:docPart>
      <w:docPartPr>
        <w:name w:val="3716F930F541411581A383E139D5368B"/>
        <w:category>
          <w:name w:val="General"/>
          <w:gallery w:val="placeholder"/>
        </w:category>
        <w:types>
          <w:type w:val="bbPlcHdr"/>
        </w:types>
        <w:behaviors>
          <w:behavior w:val="content"/>
        </w:behaviors>
        <w:guid w:val="{5708BABE-C7DE-43B7-9DE0-1F5526295256}"/>
      </w:docPartPr>
      <w:docPartBody>
        <w:p w:rsidR="009E52D6" w:rsidRDefault="002F6437">
          <w:r w:rsidRPr="00841435">
            <w:rPr>
              <w:rStyle w:val="PlaceholderText"/>
            </w:rPr>
            <w:t>Formatting...</w:t>
          </w:r>
        </w:p>
      </w:docPartBody>
    </w:docPart>
    <w:docPart>
      <w:docPartPr>
        <w:name w:val="35D2D60A629444E39237F2B22B068B0F"/>
        <w:category>
          <w:name w:val="General"/>
          <w:gallery w:val="placeholder"/>
        </w:category>
        <w:types>
          <w:type w:val="bbPlcHdr"/>
        </w:types>
        <w:behaviors>
          <w:behavior w:val="content"/>
        </w:behaviors>
        <w:guid w:val="{5F504201-D6B5-4CD6-95A8-3FC6A6E57189}"/>
      </w:docPartPr>
      <w:docPartBody>
        <w:p w:rsidR="009E52D6" w:rsidRDefault="002F6437">
          <w:r w:rsidRPr="00841435">
            <w:rPr>
              <w:rStyle w:val="PlaceholderText"/>
            </w:rPr>
            <w:t>Formatting...</w:t>
          </w:r>
        </w:p>
      </w:docPartBody>
    </w:docPart>
    <w:docPart>
      <w:docPartPr>
        <w:name w:val="436AE0A7FD6F42499329E45541151A85"/>
        <w:category>
          <w:name w:val="General"/>
          <w:gallery w:val="placeholder"/>
        </w:category>
        <w:types>
          <w:type w:val="bbPlcHdr"/>
        </w:types>
        <w:behaviors>
          <w:behavior w:val="content"/>
        </w:behaviors>
        <w:guid w:val="{00AB4E97-3126-4B0D-A770-ED5A2E7E87F1}"/>
      </w:docPartPr>
      <w:docPartBody>
        <w:p w:rsidR="009E52D6" w:rsidRDefault="002F6437">
          <w:r w:rsidRPr="00841435">
            <w:rPr>
              <w:rStyle w:val="PlaceholderText"/>
            </w:rPr>
            <w:t>Formatting...</w:t>
          </w:r>
        </w:p>
      </w:docPartBody>
    </w:docPart>
    <w:docPart>
      <w:docPartPr>
        <w:name w:val="792180847B4E4E5AABFAF4216D601C48"/>
        <w:category>
          <w:name w:val="General"/>
          <w:gallery w:val="placeholder"/>
        </w:category>
        <w:types>
          <w:type w:val="bbPlcHdr"/>
        </w:types>
        <w:behaviors>
          <w:behavior w:val="content"/>
        </w:behaviors>
        <w:guid w:val="{1CEBAB07-37F2-44C1-8761-81BC339A4D65}"/>
      </w:docPartPr>
      <w:docPartBody>
        <w:p w:rsidR="009E52D6" w:rsidRDefault="002F6437">
          <w:r w:rsidRPr="00841435">
            <w:rPr>
              <w:rStyle w:val="PlaceholderText"/>
            </w:rPr>
            <w:t>Formatting...</w:t>
          </w:r>
        </w:p>
      </w:docPartBody>
    </w:docPart>
    <w:docPart>
      <w:docPartPr>
        <w:name w:val="B824E51B0657481C8FFAAAA468ED5CD6"/>
        <w:category>
          <w:name w:val="General"/>
          <w:gallery w:val="placeholder"/>
        </w:category>
        <w:types>
          <w:type w:val="bbPlcHdr"/>
        </w:types>
        <w:behaviors>
          <w:behavior w:val="content"/>
        </w:behaviors>
        <w:guid w:val="{5CB79518-1908-4C80-B452-7C3C211D15AC}"/>
      </w:docPartPr>
      <w:docPartBody>
        <w:p w:rsidR="009E52D6" w:rsidRDefault="002F6437">
          <w:r w:rsidRPr="00841435">
            <w:rPr>
              <w:rStyle w:val="PlaceholderText"/>
            </w:rPr>
            <w:t>Formatting...</w:t>
          </w:r>
        </w:p>
      </w:docPartBody>
    </w:docPart>
    <w:docPart>
      <w:docPartPr>
        <w:name w:val="0D0850BA03B34DE08FAC785F320E4363"/>
        <w:category>
          <w:name w:val="General"/>
          <w:gallery w:val="placeholder"/>
        </w:category>
        <w:types>
          <w:type w:val="bbPlcHdr"/>
        </w:types>
        <w:behaviors>
          <w:behavior w:val="content"/>
        </w:behaviors>
        <w:guid w:val="{5C2F1423-4680-4BC8-AA5B-AF8AD56E958C}"/>
      </w:docPartPr>
      <w:docPartBody>
        <w:p w:rsidR="009E52D6" w:rsidRDefault="002F6437">
          <w:r w:rsidRPr="00841435">
            <w:rPr>
              <w:rStyle w:val="PlaceholderText"/>
            </w:rPr>
            <w:t>Formatting...</w:t>
          </w:r>
        </w:p>
      </w:docPartBody>
    </w:docPart>
    <w:docPart>
      <w:docPartPr>
        <w:name w:val="795E886F3A4B44989B22B4A8E0DA1743"/>
        <w:category>
          <w:name w:val="General"/>
          <w:gallery w:val="placeholder"/>
        </w:category>
        <w:types>
          <w:type w:val="bbPlcHdr"/>
        </w:types>
        <w:behaviors>
          <w:behavior w:val="content"/>
        </w:behaviors>
        <w:guid w:val="{8530FFC0-58BA-4D37-8165-21433C427A81}"/>
      </w:docPartPr>
      <w:docPartBody>
        <w:p w:rsidR="009E52D6" w:rsidRDefault="002F6437">
          <w:r w:rsidRPr="00841435">
            <w:rPr>
              <w:rStyle w:val="PlaceholderText"/>
            </w:rPr>
            <w:t>Formatting...</w:t>
          </w:r>
        </w:p>
      </w:docPartBody>
    </w:docPart>
    <w:docPart>
      <w:docPartPr>
        <w:name w:val="A6FD231C6A7B4A64B3E08766CF84818D"/>
        <w:category>
          <w:name w:val="General"/>
          <w:gallery w:val="placeholder"/>
        </w:category>
        <w:types>
          <w:type w:val="bbPlcHdr"/>
        </w:types>
        <w:behaviors>
          <w:behavior w:val="content"/>
        </w:behaviors>
        <w:guid w:val="{D9FA521D-C15C-498D-B01D-D467A731AA65}"/>
      </w:docPartPr>
      <w:docPartBody>
        <w:p w:rsidR="009D7D24" w:rsidRDefault="006020AB">
          <w:r w:rsidRPr="000547BD">
            <w:rPr>
              <w:rStyle w:val="PlaceholderText"/>
            </w:rPr>
            <w:t>Formatting...</w:t>
          </w:r>
        </w:p>
      </w:docPartBody>
    </w:docPart>
    <w:docPart>
      <w:docPartPr>
        <w:name w:val="91B3FFFEEFE04AB280C586E304D20B07"/>
        <w:category>
          <w:name w:val="General"/>
          <w:gallery w:val="placeholder"/>
        </w:category>
        <w:types>
          <w:type w:val="bbPlcHdr"/>
        </w:types>
        <w:behaviors>
          <w:behavior w:val="content"/>
        </w:behaviors>
        <w:guid w:val="{BFEE0312-C639-425A-9FF9-AED26ABE9847}"/>
      </w:docPartPr>
      <w:docPartBody>
        <w:p w:rsidR="009D7D24" w:rsidRDefault="006020AB">
          <w:r w:rsidRPr="000547BD">
            <w:rPr>
              <w:rStyle w:val="PlaceholderText"/>
            </w:rPr>
            <w:t>Formatting...</w:t>
          </w:r>
        </w:p>
      </w:docPartBody>
    </w:docPart>
    <w:docPart>
      <w:docPartPr>
        <w:name w:val="4E81B56E98F04733B9D915C99C41239B"/>
        <w:category>
          <w:name w:val="General"/>
          <w:gallery w:val="placeholder"/>
        </w:category>
        <w:types>
          <w:type w:val="bbPlcHdr"/>
        </w:types>
        <w:behaviors>
          <w:behavior w:val="content"/>
        </w:behaviors>
        <w:guid w:val="{C80B9B18-FE14-4FDB-8B6B-9B28E0F64F3D}"/>
      </w:docPartPr>
      <w:docPartBody>
        <w:p w:rsidR="009D7D24" w:rsidRDefault="006020AB">
          <w:r w:rsidRPr="000547BD">
            <w:rPr>
              <w:rStyle w:val="PlaceholderText"/>
            </w:rPr>
            <w:t>Formatting...</w:t>
          </w:r>
        </w:p>
      </w:docPartBody>
    </w:docPart>
    <w:docPart>
      <w:docPartPr>
        <w:name w:val="A10A1C758C4741488B2DE543127362B7"/>
        <w:category>
          <w:name w:val="General"/>
          <w:gallery w:val="placeholder"/>
        </w:category>
        <w:types>
          <w:type w:val="bbPlcHdr"/>
        </w:types>
        <w:behaviors>
          <w:behavior w:val="content"/>
        </w:behaviors>
        <w:guid w:val="{F595C5C2-7306-4B74-A943-AB9C98DD5E76}"/>
      </w:docPartPr>
      <w:docPartBody>
        <w:p w:rsidR="007B70AD" w:rsidRDefault="009D7D24">
          <w:r w:rsidRPr="006870F1">
            <w:rPr>
              <w:rStyle w:val="PlaceholderText"/>
            </w:rPr>
            <w:t>Formatting...</w:t>
          </w:r>
        </w:p>
      </w:docPartBody>
    </w:docPart>
    <w:docPart>
      <w:docPartPr>
        <w:name w:val="A922B2E219FB4FC5AEA02AE86ABAE3F6"/>
        <w:category>
          <w:name w:val="General"/>
          <w:gallery w:val="placeholder"/>
        </w:category>
        <w:types>
          <w:type w:val="bbPlcHdr"/>
        </w:types>
        <w:behaviors>
          <w:behavior w:val="content"/>
        </w:behaviors>
        <w:guid w:val="{1BCF4442-30E6-4257-B3A5-36ACD264ED27}"/>
      </w:docPartPr>
      <w:docPartBody>
        <w:p w:rsidR="007B70AD" w:rsidRDefault="009D7D24">
          <w:r w:rsidRPr="006870F1">
            <w:rPr>
              <w:rStyle w:val="PlaceholderText"/>
            </w:rPr>
            <w:t>Formatting...</w:t>
          </w:r>
        </w:p>
      </w:docPartBody>
    </w:docPart>
    <w:docPart>
      <w:docPartPr>
        <w:name w:val="E0B2D47A88314641B42A563333E26C52"/>
        <w:category>
          <w:name w:val="General"/>
          <w:gallery w:val="placeholder"/>
        </w:category>
        <w:types>
          <w:type w:val="bbPlcHdr"/>
        </w:types>
        <w:behaviors>
          <w:behavior w:val="content"/>
        </w:behaviors>
        <w:guid w:val="{8F0A161B-DD49-47D4-A1C4-404A2FC49964}"/>
      </w:docPartPr>
      <w:docPartBody>
        <w:p w:rsidR="007B70AD" w:rsidRDefault="009D7D24">
          <w:r w:rsidRPr="006870F1">
            <w:rPr>
              <w:rStyle w:val="PlaceholderText"/>
            </w:rPr>
            <w:t>Formatting...</w:t>
          </w:r>
        </w:p>
      </w:docPartBody>
    </w:docPart>
    <w:docPart>
      <w:docPartPr>
        <w:name w:val="4C530BD3F2764115AC0CCF9402321B0C"/>
        <w:category>
          <w:name w:val="General"/>
          <w:gallery w:val="placeholder"/>
        </w:category>
        <w:types>
          <w:type w:val="bbPlcHdr"/>
        </w:types>
        <w:behaviors>
          <w:behavior w:val="content"/>
        </w:behaviors>
        <w:guid w:val="{13905B12-4325-4F80-8D1E-D3A736997E2B}"/>
      </w:docPartPr>
      <w:docPartBody>
        <w:p w:rsidR="007B70AD" w:rsidRDefault="009D7D24">
          <w:r w:rsidRPr="006870F1">
            <w:rPr>
              <w:rStyle w:val="PlaceholderText"/>
            </w:rPr>
            <w:t>Formatting...</w:t>
          </w:r>
        </w:p>
      </w:docPartBody>
    </w:docPart>
    <w:docPart>
      <w:docPartPr>
        <w:name w:val="708A67851CF74FE9932EEECE3FE23FA9"/>
        <w:category>
          <w:name w:val="General"/>
          <w:gallery w:val="placeholder"/>
        </w:category>
        <w:types>
          <w:type w:val="bbPlcHdr"/>
        </w:types>
        <w:behaviors>
          <w:behavior w:val="content"/>
        </w:behaviors>
        <w:guid w:val="{EFEFD28D-0310-4CAF-A881-6701C4FCCE89}"/>
      </w:docPartPr>
      <w:docPartBody>
        <w:p w:rsidR="007B70AD" w:rsidRDefault="009D7D24">
          <w:r w:rsidRPr="006870F1">
            <w:rPr>
              <w:rStyle w:val="PlaceholderText"/>
            </w:rPr>
            <w:t>Formatting...</w:t>
          </w:r>
        </w:p>
      </w:docPartBody>
    </w:docPart>
    <w:docPart>
      <w:docPartPr>
        <w:name w:val="E5B5DE010AEF4B16BB5DCF44595C0AA1"/>
        <w:category>
          <w:name w:val="General"/>
          <w:gallery w:val="placeholder"/>
        </w:category>
        <w:types>
          <w:type w:val="bbPlcHdr"/>
        </w:types>
        <w:behaviors>
          <w:behavior w:val="content"/>
        </w:behaviors>
        <w:guid w:val="{FB773568-6FDF-433B-983A-A67F6A1CFCAB}"/>
      </w:docPartPr>
      <w:docPartBody>
        <w:p w:rsidR="007B70AD" w:rsidRDefault="009D7D24">
          <w:r w:rsidRPr="006870F1">
            <w:rPr>
              <w:rStyle w:val="PlaceholderText"/>
            </w:rPr>
            <w:t>Formatting...</w:t>
          </w:r>
        </w:p>
      </w:docPartBody>
    </w:docPart>
    <w:docPart>
      <w:docPartPr>
        <w:name w:val="0EA888642DF5453EB86B6DC72A3C7628"/>
        <w:category>
          <w:name w:val="General"/>
          <w:gallery w:val="placeholder"/>
        </w:category>
        <w:types>
          <w:type w:val="bbPlcHdr"/>
        </w:types>
        <w:behaviors>
          <w:behavior w:val="content"/>
        </w:behaviors>
        <w:guid w:val="{4F048CA6-560B-4109-9FCE-292D2CB7C5C1}"/>
      </w:docPartPr>
      <w:docPartBody>
        <w:p w:rsidR="007B70AD" w:rsidRDefault="009D7D24">
          <w:r w:rsidRPr="006870F1">
            <w:rPr>
              <w:rStyle w:val="PlaceholderText"/>
            </w:rPr>
            <w:t>Formatting...</w:t>
          </w:r>
        </w:p>
      </w:docPartBody>
    </w:docPart>
    <w:docPart>
      <w:docPartPr>
        <w:name w:val="D3CFB9C372854F0E9C577835A4750F44"/>
        <w:category>
          <w:name w:val="General"/>
          <w:gallery w:val="placeholder"/>
        </w:category>
        <w:types>
          <w:type w:val="bbPlcHdr"/>
        </w:types>
        <w:behaviors>
          <w:behavior w:val="content"/>
        </w:behaviors>
        <w:guid w:val="{06EDCD4B-CD1D-4886-9444-FC573123701B}"/>
      </w:docPartPr>
      <w:docPartBody>
        <w:p w:rsidR="007B70AD" w:rsidRDefault="009D7D24">
          <w:r w:rsidRPr="006870F1">
            <w:rPr>
              <w:rStyle w:val="PlaceholderText"/>
            </w:rPr>
            <w:t>Formatting...</w:t>
          </w:r>
        </w:p>
      </w:docPartBody>
    </w:docPart>
    <w:docPart>
      <w:docPartPr>
        <w:name w:val="6107455A33874FCBAB3714440F46F1EB"/>
        <w:category>
          <w:name w:val="General"/>
          <w:gallery w:val="placeholder"/>
        </w:category>
        <w:types>
          <w:type w:val="bbPlcHdr"/>
        </w:types>
        <w:behaviors>
          <w:behavior w:val="content"/>
        </w:behaviors>
        <w:guid w:val="{482E5929-A1B7-4D4C-8F5B-BDDADFB4D1AE}"/>
      </w:docPartPr>
      <w:docPartBody>
        <w:p w:rsidR="007B70AD" w:rsidRDefault="009D7D24">
          <w:r w:rsidRPr="006870F1">
            <w:rPr>
              <w:rStyle w:val="PlaceholderText"/>
            </w:rPr>
            <w:t>Formatting...</w:t>
          </w:r>
        </w:p>
      </w:docPartBody>
    </w:docPart>
    <w:docPart>
      <w:docPartPr>
        <w:name w:val="1110E649BCA64435A04A15BE1AD64F27"/>
        <w:category>
          <w:name w:val="General"/>
          <w:gallery w:val="placeholder"/>
        </w:category>
        <w:types>
          <w:type w:val="bbPlcHdr"/>
        </w:types>
        <w:behaviors>
          <w:behavior w:val="content"/>
        </w:behaviors>
        <w:guid w:val="{FB2CC69F-29F1-47BF-A8C1-AD078DF1CA3E}"/>
      </w:docPartPr>
      <w:docPartBody>
        <w:p w:rsidR="007B70AD" w:rsidRDefault="009D7D24">
          <w:r w:rsidRPr="006870F1">
            <w:rPr>
              <w:rStyle w:val="PlaceholderText"/>
            </w:rPr>
            <w:t>Formatting...</w:t>
          </w:r>
        </w:p>
      </w:docPartBody>
    </w:docPart>
    <w:docPart>
      <w:docPartPr>
        <w:name w:val="6C38E080F443401BA53973DCA93689ED"/>
        <w:category>
          <w:name w:val="General"/>
          <w:gallery w:val="placeholder"/>
        </w:category>
        <w:types>
          <w:type w:val="bbPlcHdr"/>
        </w:types>
        <w:behaviors>
          <w:behavior w:val="content"/>
        </w:behaviors>
        <w:guid w:val="{33A59D05-8443-410C-99BE-2D10F18FE5E8}"/>
      </w:docPartPr>
      <w:docPartBody>
        <w:p w:rsidR="007B70AD" w:rsidRDefault="009D7D24">
          <w:r w:rsidRPr="006870F1">
            <w:rPr>
              <w:rStyle w:val="PlaceholderText"/>
            </w:rPr>
            <w:t>Formatting...</w:t>
          </w:r>
        </w:p>
      </w:docPartBody>
    </w:docPart>
    <w:docPart>
      <w:docPartPr>
        <w:name w:val="4C88A00A95204C2DAA8AD2C4D0C7D513"/>
        <w:category>
          <w:name w:val="General"/>
          <w:gallery w:val="placeholder"/>
        </w:category>
        <w:types>
          <w:type w:val="bbPlcHdr"/>
        </w:types>
        <w:behaviors>
          <w:behavior w:val="content"/>
        </w:behaviors>
        <w:guid w:val="{732A04B7-E466-4438-9A48-8AA33906F2F4}"/>
      </w:docPartPr>
      <w:docPartBody>
        <w:p w:rsidR="00712836" w:rsidRDefault="007B70AD">
          <w:r w:rsidRPr="004605FC">
            <w:rPr>
              <w:rStyle w:val="PlaceholderText"/>
            </w:rPr>
            <w:t>Formatting...</w:t>
          </w:r>
        </w:p>
      </w:docPartBody>
    </w:docPart>
    <w:docPart>
      <w:docPartPr>
        <w:name w:val="F6E31F0FB31E43D9819C8D1702E85D5E"/>
        <w:category>
          <w:name w:val="General"/>
          <w:gallery w:val="placeholder"/>
        </w:category>
        <w:types>
          <w:type w:val="bbPlcHdr"/>
        </w:types>
        <w:behaviors>
          <w:behavior w:val="content"/>
        </w:behaviors>
        <w:guid w:val="{C884466B-F67A-41A0-803B-9E8748F634B9}"/>
      </w:docPartPr>
      <w:docPartBody>
        <w:p w:rsidR="00712836" w:rsidRDefault="007B70AD">
          <w:r w:rsidRPr="004605FC">
            <w:rPr>
              <w:rStyle w:val="PlaceholderText"/>
            </w:rPr>
            <w:t>Formatting...</w:t>
          </w:r>
        </w:p>
      </w:docPartBody>
    </w:docPart>
    <w:docPart>
      <w:docPartPr>
        <w:name w:val="8D8A32AA9CD94AC9ADABC0BDCA9767EA"/>
        <w:category>
          <w:name w:val="General"/>
          <w:gallery w:val="placeholder"/>
        </w:category>
        <w:types>
          <w:type w:val="bbPlcHdr"/>
        </w:types>
        <w:behaviors>
          <w:behavior w:val="content"/>
        </w:behaviors>
        <w:guid w:val="{915C6763-1ADC-4A9C-A817-89F011BEFEAD}"/>
      </w:docPartPr>
      <w:docPartBody>
        <w:p w:rsidR="00712836" w:rsidRDefault="007B70AD">
          <w:r w:rsidRPr="004605FC">
            <w:rPr>
              <w:rStyle w:val="PlaceholderText"/>
            </w:rPr>
            <w:t>Formatting...</w:t>
          </w:r>
        </w:p>
      </w:docPartBody>
    </w:docPart>
    <w:docPart>
      <w:docPartPr>
        <w:name w:val="7245B25F94724750B0401C210A234FEB"/>
        <w:category>
          <w:name w:val="General"/>
          <w:gallery w:val="placeholder"/>
        </w:category>
        <w:types>
          <w:type w:val="bbPlcHdr"/>
        </w:types>
        <w:behaviors>
          <w:behavior w:val="content"/>
        </w:behaviors>
        <w:guid w:val="{777A4B37-D150-4615-A01D-D3A827DF38CA}"/>
      </w:docPartPr>
      <w:docPartBody>
        <w:p w:rsidR="00712836" w:rsidRDefault="007B70AD">
          <w:r w:rsidRPr="004605FC">
            <w:rPr>
              <w:rStyle w:val="PlaceholderText"/>
            </w:rPr>
            <w:t>Formatting...</w:t>
          </w:r>
        </w:p>
      </w:docPartBody>
    </w:docPart>
    <w:docPart>
      <w:docPartPr>
        <w:name w:val="84D407ABAC8449068021417F0BCA9452"/>
        <w:category>
          <w:name w:val="General"/>
          <w:gallery w:val="placeholder"/>
        </w:category>
        <w:types>
          <w:type w:val="bbPlcHdr"/>
        </w:types>
        <w:behaviors>
          <w:behavior w:val="content"/>
        </w:behaviors>
        <w:guid w:val="{C0AF2707-3CBD-4ED7-BF28-FFCC91466811}"/>
      </w:docPartPr>
      <w:docPartBody>
        <w:p w:rsidR="00712836" w:rsidRDefault="007B70AD">
          <w:r w:rsidRPr="004605FC">
            <w:rPr>
              <w:rStyle w:val="PlaceholderText"/>
            </w:rPr>
            <w:t>Formatting...</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bordersDoNotSurroundHeader/>
  <w:bordersDoNotSurroundFooter/>
  <w:defaultTabStop w:val="420"/>
  <w:hyphenationZone w:val="42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1C50"/>
    <w:rsid w:val="00002F43"/>
    <w:rsid w:val="000C03FE"/>
    <w:rsid w:val="000C5489"/>
    <w:rsid w:val="001077C9"/>
    <w:rsid w:val="0016278D"/>
    <w:rsid w:val="00166D76"/>
    <w:rsid w:val="001869F9"/>
    <w:rsid w:val="002769DB"/>
    <w:rsid w:val="002F6437"/>
    <w:rsid w:val="00301787"/>
    <w:rsid w:val="003D5582"/>
    <w:rsid w:val="003E4385"/>
    <w:rsid w:val="00424A80"/>
    <w:rsid w:val="004346CB"/>
    <w:rsid w:val="00455E31"/>
    <w:rsid w:val="004732C2"/>
    <w:rsid w:val="005871BF"/>
    <w:rsid w:val="006020AB"/>
    <w:rsid w:val="00655A80"/>
    <w:rsid w:val="006711A5"/>
    <w:rsid w:val="006840CA"/>
    <w:rsid w:val="00712836"/>
    <w:rsid w:val="00745449"/>
    <w:rsid w:val="00784C81"/>
    <w:rsid w:val="007B70AD"/>
    <w:rsid w:val="007D389F"/>
    <w:rsid w:val="007F73F9"/>
    <w:rsid w:val="0080097F"/>
    <w:rsid w:val="008249BB"/>
    <w:rsid w:val="0085302E"/>
    <w:rsid w:val="008820EB"/>
    <w:rsid w:val="00910E81"/>
    <w:rsid w:val="009626FA"/>
    <w:rsid w:val="009D7D24"/>
    <w:rsid w:val="009E52D6"/>
    <w:rsid w:val="00A74869"/>
    <w:rsid w:val="00A9538C"/>
    <w:rsid w:val="00AA7EF2"/>
    <w:rsid w:val="00AE547A"/>
    <w:rsid w:val="00B24FDD"/>
    <w:rsid w:val="00B8291D"/>
    <w:rsid w:val="00BC1F2B"/>
    <w:rsid w:val="00BD3685"/>
    <w:rsid w:val="00C11AE9"/>
    <w:rsid w:val="00C40817"/>
    <w:rsid w:val="00C41C50"/>
    <w:rsid w:val="00C916D9"/>
    <w:rsid w:val="00CD1E43"/>
    <w:rsid w:val="00E0576F"/>
    <w:rsid w:val="00EC0AFE"/>
    <w:rsid w:val="00EC7C52"/>
    <w:rsid w:val="00ED5260"/>
    <w:rsid w:val="00F0544D"/>
    <w:rsid w:val="00F06631"/>
    <w:rsid w:val="00F20FE4"/>
    <w:rsid w:val="00F325E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7B70AD"/>
    <w:rPr>
      <w:color w:val="666666"/>
    </w:rPr>
  </w:style>
  <w:style w:type="paragraph" w:customStyle="1" w:styleId="AE7EB824D1BB4F629A2C1C677EBFD4DA">
    <w:name w:val="AE7EB824D1BB4F629A2C1C677EBFD4DA"/>
    <w:rsid w:val="006840CA"/>
    <w:pPr>
      <w:widowControl w:val="0"/>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0">
    <wetp:webextensionref xmlns:r="http://schemas.openxmlformats.org/officeDocument/2006/relationships" r:id="rId1"/>
  </wetp:taskpane>
  <wetp:taskpane dockstate="right" visibility="0" width="613" row="1">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9ABAFFAC-8D61-45EA-B384-312905B49082}">
  <we:reference id="WA104380122" version="2.1.0.2" store="Omex" storeType="OMEX"/>
  <we:alternateReferences>
    <we:reference id="WA104380122" version="2.1.0.2" store="WA104380122" storeType="OMEX"/>
  </we:alternateReferences>
  <we:properties>
    <we:property name="citations" value="{&quot;864409219&quot;:{&quot;referencesIds&quot;:[&quot;doc:68da475695c3a424d8310889&quot;],&quot;referencesOptions&quot;:{&quot;doc:68da475695c3a424d8310889&quot;:{&quot;author&quot;:true,&quot;year&quot;:true,&quot;formatAuthorYear&quot;:false,&quot;pageReplace&quot;:&quot;&quot;,&quot;additionalField&quot;:&quot;&quot;,&quot;additionalValue&quot;:&quot;&quot;,&quot;prefix&quot;:&quot;&quot;,&quot;suffix&quot;:&quot;&quot;}},&quot;hasBrokenReferences&quot;:false,&quot;hasManualEdits&quot;:false,&quot;isEmpty&quot;:false,&quot;citationType&quot;:&quot;inline&quot;,&quot;id&quot;:864409219,&quot;citationText&quot;:&quot;&lt;span style=\&quot;font-family:Times New Roman;font-size:14.666666666666666px;color:#000000\&quot;&gt;(Yan et al., 2023)&lt;/span&gt;&quot;}}"/>
    <we:property name="currentFolder" value="{&quot;id&quot;:&quot;project:68da474535a0926d35a8c2f0&quot;,&quot;userId&quot;:&quot;user:667c090bdb524c597caf6c04&quot;,&quot;projectId&quot;:&quot;ap:667c090bdb524c597caf6c05&quot;,&quot;name&quot;:&quot;Manuscript 1&quot;,&quot;created&quot;:1759135557335,&quot;lastModified&quot;:1759135557335,&quot;position&quot;:8,&quot;isShared&quot;:false,&quot;isExampleCollection&quot;:false,&quot;isMyPublicationsCollection&quot;:false,&quot;notInFolder&quot;:false,&quot;totalReferences&quot;:1,&quot;depth&quot;:0}"/>
    <we:property name="currentStyle" value="{&quot;id&quot;:&quot;4376&quot;,&quot;styleType&quot;:&quot;refworks&quot;,&quot;name&quot;:&quot;APA 7th (basic) - No Case Changes (No Title Casing), DOI: empty&quot;,&quot;isInstitutional&quot;:false,&quot;citeStyle&quot;:&quot;INTEXT_ONLY&quot;,&quot;isSorted&quot;:true,&quot;usesNumbers&quot;:false,&quot;authorDisambiguation&quot;:&quot;surname_firstname&quot;}"/>
    <we:property name="rcm.version" value="2"/>
    <we:property name="rw.officeVersion" value="&quot;1.3&quot;"/>
  </we:properties>
  <we:bindings/>
  <we:snapshot xmlns:r="http://schemas.openxmlformats.org/officeDocument/2006/relationships"/>
</we:webextension>
</file>

<file path=word/webextensions/webextension2.xml><?xml version="1.0" encoding="utf-8"?>
<we:webextension xmlns:we="http://schemas.microsoft.com/office/webextensions/webextension/2010/11" id="{457B193E-E387-493C-A97C-1A92BB2D0A78}">
  <we:reference id="WA200007520" version="3.0.0.0" store="Omex" storeType="OMEX"/>
  <we:alternateReferences>
    <we:reference id="WA200007520" version="3.0.0.0" store="WA200007520" storeType="OMEX"/>
  </we:alternateReferences>
  <we:properties>
    <we:property name="bibliographyEnabled" value="&quot;bibliographyEnabled&quot;"/>
    <we:property name="citations" value="{&quot;285858881&quot;:{&quot;referencesIds&quot;:[&quot;doc:695e89ca01559f087b3fdf97&quot;],&quot;referencesOptions&quot;:{&quot;doc:695e89ca01559f087b3fdf97&quot;:{&quot;author&quot;:true,&quot;year&quot;:true,&quot;formatAuthorYear&quot;:false,&quot;pageReplace&quot;:&quot;&quot;,&quot;additionalField&quot;:&quot;&quot;,&quot;additionalValue&quot;:&quot;&quot;,&quot;prefix&quot;:&quot;&quot;,&quot;suffix&quot;:&quot;&quot;}},&quot;hasBrokenReferences&quot;:false,&quot;hasManualEdits&quot;:false,&quot;isEmpty&quot;:false,&quot;citationType&quot;:&quot;inline&quot;,&quot;id&quot;:285858881,&quot;citationText&quot;:&quot;&lt;span style=\&quot;font-family:Times New Roman;font-size:14.666666666666666px;color:#000000\&quot;&gt;(Thomas et al. 2025 61–70)&lt;/span&gt;&quot;},&quot;568232393&quot;:{&quot;referencesIds&quot;:[&quot;doc:6978952cca3ace34b22bcd7f&quot;,&quot;doc:697896b593dd120faad07e70&quot;,&quot;doc:6978a199fd33025f1314d2fb&quot;],&quot;referencesOptions&quot;:{&quot;doc:6978952cca3ace34b22bcd7f&quot;:{&quot;author&quot;:true,&quot;year&quot;:true,&quot;formatAuthorYear&quot;:false,&quot;pageReplace&quot;:&quot;&quot;,&quot;additionalField&quot;:&quot;&quot;,&quot;additionalValue&quot;:&quot;&quot;,&quot;prefix&quot;:&quot;&quot;,&quot;suffix&quot;:&quot;&quot;},&quot;doc:697896b593dd120faad07e70&quot;:{&quot;author&quot;:true,&quot;year&quot;:true,&quot;formatAuthorYear&quot;:false,&quot;pageReplace&quot;:&quot;&quot;,&quot;additionalField&quot;:&quot;&quot;,&quot;additionalValue&quot;:&quot;&quot;,&quot;prefix&quot;:&quot;&quot;,&quot;suffix&quot;:&quot;&quot;},&quot;doc:6978a199fd33025f1314d2fb&quot;:{&quot;author&quot;:true,&quot;year&quot;:true,&quot;formatAuthorYear&quot;:false,&quot;pageReplace&quot;:&quot;&quot;,&quot;additionalField&quot;:&quot;&quot;,&quot;additionalValue&quot;:&quot;&quot;,&quot;prefix&quot;:&quot;&quot;,&quot;suffix&quot;:&quot;&quot;}},&quot;hasBrokenReferences&quot;:false,&quot;hasManualEdits&quot;:false,&quot;isEmpty&quot;:false,&quot;citationType&quot;:&quot;inline&quot;,&quot;id&quot;:568232393,&quot;citationText&quot;:&quot;&lt;span style=\&quot;font-family:Times New Roman;font-size:14.666666666666666px;color:#000000\&quot;&gt;(Camandola, Mattson 2017b 1474–1492, Kleinridders et al. 2014a 2232–2243, Banks 2012 4111–4119)&lt;/span&gt;&quot;},&quot;570930736&quot;:{&quot;referencesIds&quot;:[&quot;doc:6978952cca3ace34b22bcd7f&quot;,&quot;doc:697896b593dd120faad07e70&quot;,&quot;doc:6978983d25073233cc994105&quot;,&quot;doc:697898be182e34539ffc9565&quot;],&quot;referencesOptions&quot;:{&quot;doc:6978952cca3ace34b22bcd7f&quot;:{&quot;author&quot;:true,&quot;year&quot;:true,&quot;formatAuthorYear&quot;:false,&quot;pageReplace&quot;:&quot;&quot;,&quot;additionalField&quot;:&quot;&quot;,&quot;additionalValue&quot;:&quot;&quot;,&quot;prefix&quot;:&quot;&quot;,&quot;suffix&quot;:&quot;&quot;},&quot;doc:697896b593dd120faad07e70&quot;:{&quot;author&quot;:true,&quot;year&quot;:true,&quot;formatAuthorYear&quot;:false,&quot;pageReplace&quot;:&quot;&quot;,&quot;additionalField&quot;:&quot;&quot;,&quot;additionalValue&quot;:&quot;&quot;,&quot;prefix&quot;:&quot;&quot;,&quot;suffix&quot;:&quot;&quot;},&quot;doc:6978983d25073233cc994105&quot;:{&quot;author&quot;:true,&quot;year&quot;:true,&quot;formatAuthorYear&quot;:false,&quot;pageReplace&quot;:&quot;&quot;,&quot;additionalField&quot;:&quot;&quot;,&quot;additionalValue&quot;:&quot;&quot;,&quot;prefix&quot;:&quot;&quot;,&quot;suffix&quot;:&quot;&quot;},&quot;doc:697898be182e34539ffc9565&quot;:{&quot;author&quot;:true,&quot;year&quot;:true,&quot;formatAuthorYear&quot;:false,&quot;pageReplace&quot;:&quot;&quot;,&quot;additionalField&quot;:&quot;&quot;,&quot;additionalValue&quot;:&quot;&quot;,&quot;prefix&quot;:&quot;&quot;,&quot;suffix&quot;:&quot;&quot;}},&quot;hasBrokenReferences&quot;:false,&quot;hasManualEdits&quot;:false,&quot;isEmpty&quot;:false,&quot;citationType&quot;:&quot;inline&quot;,&quot;id&quot;:570930736,&quot;citationText&quot;:&quot;&lt;span style=\&quot;font-family:Times New Roman;font-size:14.666666666666666px;color:#000000\&quot;&gt;(Camandola, Mattson 2017b 1474–1492, Kleinridders et al. 2014a 2232–2243, Picard et al. 2014 303–310, Picard et al. 2018 72–85)&lt;/span&gt;&quot;},&quot;597452234&quot;:{&quot;referencesIds&quot;:[&quot;doc:695e54faad4d4b6c15ca9fe8&quot;,&quot;doc:695e6f6a8bfbef24f2d9f479&quot;],&quot;referencesOptions&quot;:{&quot;doc:695e54faad4d4b6c15ca9fe8&quot;:{&quot;author&quot;:true,&quot;year&quot;:true,&quot;formatAuthorYear&quot;:false,&quot;pageReplace&quot;:&quot;&quot;,&quot;additionalField&quot;:&quot;&quot;,&quot;additionalValue&quot;:&quot;&quot;,&quot;prefix&quot;:&quot;&quot;,&quot;suffix&quot;:&quot;&quot;},&quot;doc:695e6f6a8bfbef24f2d9f479&quot;:{&quot;author&quot;:true,&quot;year&quot;:true,&quot;formatAuthorYear&quot;:false,&quot;pageReplace&quot;:&quot;&quot;,&quot;additionalField&quot;:&quot;&quot;,&quot;additionalValue&quot;:&quot;&quot;,&quot;prefix&quot;:&quot;&quot;,&quot;suffix&quot;:&quot;&quot;}},&quot;hasBrokenReferences&quot;:false,&quot;hasManualEdits&quot;:false,&quot;isEmpty&quot;:false,&quot;citationType&quot;:&quot;inline&quot;,&quot;id&quot;:597452234,&quot;citationText&quot;:&quot;&lt;span style=\&quot;font-family:Times New Roman;font-size:14.666666666666666px;color:#000000\&quot;&gt;(Lázaro et al. 2019 2489, Nováková et al. 2022 220652)&lt;/span&gt;&quot;},&quot;598912653&quot;:{&quot;referencesIds&quot;:[&quot;doc:69789aeb8c897e4d7f9d027f&quot;,&quot;doc:69789ba7a097695403e93652&quot;],&quot;referencesOptions&quot;:{&quot;doc:69789aeb8c897e4d7f9d027f&quot;:{&quot;author&quot;:true,&quot;year&quot;:true,&quot;formatAuthorYear&quot;:false,&quot;pageReplace&quot;:&quot;&quot;,&quot;additionalField&quot;:&quot;&quot;,&quot;additionalValue&quot;:&quot;&quot;,&quot;prefix&quot;:&quot;&quot;,&quot;suffix&quot;:&quot;&quot;},&quot;doc:69789ba7a097695403e93652&quot;:{&quot;author&quot;:true,&quot;year&quot;:true,&quot;formatAuthorYear&quot;:false,&quot;pageReplace&quot;:&quot;&quot;,&quot;additionalField&quot;:&quot;&quot;,&quot;additionalValue&quot;:&quot;&quot;,&quot;prefix&quot;:&quot;&quot;,&quot;suffix&quot;:&quot;&quot;}},&quot;hasBrokenReferences&quot;:false,&quot;hasManualEdits&quot;:false,&quot;isEmpty&quot;:false,&quot;citationType&quot;:&quot;inline&quot;,&quot;id&quot;:598912653,&quot;citationText&quot;:&quot;&lt;span style=\&quot;font-family:Times New Roman;font-size:14.666666666666666px;color:#000000\&quot;&gt;(Schaeffer et al. 2020 191989, Lázaro et al. 2018 2823–2840)&lt;/span&gt;&quot;},&quot;831950631&quot;:{&quot;referencesIds&quot;:[&quot;doc:6977a7dfb7ad121effd75f17&quot;,&quot;doc:6977a7f8182e34539ffc8399&quot;],&quot;referencesOptions&quot;:{&quot;doc:6977a7dfb7ad121effd75f17&quot;:{&quot;author&quot;:true,&quot;year&quot;:true,&quot;formatAuthorYear&quot;:false,&quot;pageReplace&quot;:&quot;&quot;,&quot;additionalField&quot;:&quot;&quot;,&quot;additionalValue&quot;:&quot;&quot;,&quot;prefix&quot;:&quot;&quot;,&quot;suffix&quot;:&quot;&quot;},&quot;doc:6977a7f8182e34539ffc8399&quot;:{&quot;author&quot;:true,&quot;year&quot;:true,&quot;formatAuthorYear&quot;:false,&quot;pageReplace&quot;:&quot;&quot;,&quot;additionalField&quot;:&quot;&quot;,&quot;additionalValue&quot;:&quot;&quot;,&quot;prefix&quot;:&quot;&quot;,&quot;suffix&quot;:&quot;&quot;}},&quot;hasBrokenReferences&quot;:false,&quot;hasManualEdits&quot;:false,&quot;isEmpty&quot;:false,&quot;citationType&quot;:&quot;inline&quot;,&quot;id&quot;:831950631,&quot;citationText&quot;:&quot;&lt;span style=\&quot;font-family:Times New Roman;font-size:14.666666666666666px;color:#000000\&quot;&gt;(Bak et al. 2018 7108–7116, Bouzier‐Sore et al. 2006 1687–1694)&lt;/span&gt;&quot;},&quot;1045188095&quot;:{&quot;referencesIds&quot;:[&quot;doc:695e8478ef46072363810047&quot;,&quot;doc:695e848ed843563af2635931&quot;],&quot;referencesOptions&quot;:{&quot;doc:695e8478ef46072363810047&quot;:{&quot;author&quot;:true,&quot;year&quot;:true,&quot;formatAuthorYear&quot;:false,&quot;pageReplace&quot;:&quot;&quot;,&quot;additionalField&quot;:&quot;&quot;,&quot;additionalValue&quot;:&quot;&quot;,&quot;prefix&quot;:&quot;&quot;,&quot;suffix&quot;:&quot;&quot;},&quot;doc:695e848ed843563af2635931&quot;:{&quot;author&quot;:true,&quot;year&quot;:true,&quot;formatAuthorYear&quot;:false,&quot;pageReplace&quot;:&quot;&quot;,&quot;additionalField&quot;:&quot;&quot;,&quot;additionalValue&quot;:&quot;&quot;,&quot;prefix&quot;:&quot;&quot;,&quot;suffix&quot;:&quot;&quot;}},&quot;hasBrokenReferences&quot;:false,&quot;hasManualEdits&quot;:false,&quot;isEmpty&quot;:false,&quot;citationType&quot;:&quot;inline&quot;,&quot;id&quot;:1045188095,&quot;citationText&quot;:&quot;&lt;span style=\&quot;font-family:Times New Roman;font-size:14.666666666666666px;color:#000000\&quot;&gt;(Paulusma et al. 2022 115074, Geisler et al. 2016 62)&lt;/span&gt;&quot;},&quot;1081420628&quot;:{&quot;referencesIds&quot;:[&quot;doc:6977abf1ca3ace34b22bc067&quot;,&quot;doc:6977ac2665f11557e99daf0e&quot;],&quot;referencesOptions&quot;:{&quot;doc:6977abf1ca3ace34b22bc067&quot;:{&quot;author&quot;:true,&quot;year&quot;:true,&quot;formatAuthorYear&quot;:false,&quot;pageReplace&quot;:&quot;&quot;,&quot;additionalField&quot;:&quot;&quot;,&quot;additionalValue&quot;:&quot;&quot;,&quot;prefix&quot;:&quot;&quot;,&quot;suffix&quot;:&quot;&quot;},&quot;doc:6977ac2665f11557e99daf0e&quot;:{&quot;author&quot;:true,&quot;year&quot;:true,&quot;formatAuthorYear&quot;:false,&quot;pageReplace&quot;:&quot;&quot;,&quot;additionalField&quot;:&quot;&quot;,&quot;additionalValue&quot;:&quot;&quot;,&quot;prefix&quot;:&quot;&quot;,&quot;suffix&quot;:&quot;&quot;}},&quot;hasBrokenReferences&quot;:false,&quot;hasManualEdits&quot;:false,&quot;isEmpty&quot;:false,&quot;citationType&quot;:&quot;inline&quot;,&quot;id&quot;:1081420628,&quot;citationText&quot;:&quot;&lt;span style=\&quot;font-family:Times New Roman;font-size:14.666666666666666px;color:#000000\&quot;&gt;(Hipp et al. 2019 421–435, Costa-Mattioli, Walter 2020a eaat5314)&lt;/span&gt;&quot;},&quot;1215238274&quot;:{&quot;referencesIds&quot;:[&quot;doc:6977b6ec182e34539ffc8496&quot;,&quot;doc:6977b7172ea0b31b61fd0632&quot;],&quot;referencesOptions&quot;:{&quot;doc:6977b6ec182e34539ffc8496&quot;:{&quot;author&quot;:true,&quot;year&quot;:true,&quot;formatAuthorYear&quot;:false,&quot;pageReplace&quot;:&quot;&quot;,&quot;additionalField&quot;:&quot;&quot;,&quot;additionalValue&quot;:&quot;&quot;,&quot;prefix&quot;:&quot;&quot;,&quot;suffix&quot;:&quot;&quot;},&quot;doc:6977b7172ea0b31b61fd0632&quot;:{&quot;author&quot;:true,&quot;year&quot;:true,&quot;formatAuthorYear&quot;:false,&quot;pageReplace&quot;:&quot;&quot;,&quot;additionalField&quot;:&quot;&quot;,&quot;additionalValue&quot;:&quot;&quot;,&quot;prefix&quot;:&quot;&quot;,&quot;suffix&quot;:&quot;&quot;}},&quot;hasBrokenReferences&quot;:false,&quot;hasManualEdits&quot;:false,&quot;isEmpty&quot;:false,&quot;citationType&quot;:&quot;inline&quot;,&quot;id&quot;:1215238274,&quot;citationText&quot;:&quot;&lt;span style=\&quot;font-family:Times New Roman;font-size:14.666666666666666px;color:#000000\&quot;&gt;(Yao et al. 2011 247–257, Mosconi et al. 2008 180–195)&lt;/span&gt;&quot;},&quot;1231040653&quot;:{&quot;referencesIds&quot;:[&quot;doc:6977ad066015d4689df2117c&quot;,&quot;doc:6977ad45360cc45d457d3ecc&quot;,&quot;doc:6977ad6d93dd120faad07396&quot;],&quot;referencesOptions&quot;:{&quot;doc:6977ad066015d4689df2117c&quot;:{&quot;author&quot;:true,&quot;year&quot;:true,&quot;formatAuthorYear&quot;:false,&quot;pageReplace&quot;:&quot;&quot;,&quot;additionalField&quot;:&quot;&quot;,&quot;additionalValue&quot;:&quot;&quot;,&quot;prefix&quot;:&quot;&quot;,&quot;suffix&quot;:&quot;&quot;},&quot;doc:6977ad45360cc45d457d3ecc&quot;:{&quot;author&quot;:true,&quot;year&quot;:true,&quot;formatAuthorYear&quot;:false,&quot;pageReplace&quot;:&quot;&quot;,&quot;additionalField&quot;:&quot;&quot;,&quot;additionalValue&quot;:&quot;&quot;,&quot;prefix&quot;:&quot;&quot;,&quot;suffix&quot;:&quot;&quot;},&quot;doc:6977ad6d93dd120faad07396&quot;:{&quot;author&quot;:true,&quot;year&quot;:true,&quot;formatAuthorYear&quot;:false,&quot;pageReplace&quot;:&quot;&quot;,&quot;additionalField&quot;:&quot;&quot;,&quot;additionalValue&quot;:&quot;&quot;,&quot;prefix&quot;:&quot;&quot;,&quot;suffix&quot;:&quot;&quot;}},&quot;hasBrokenReferences&quot;:false,&quot;hasManualEdits&quot;:false,&quot;isEmpty&quot;:false,&quot;citationType&quot;:&quot;inline&quot;,&quot;id&quot;:1231040653,&quot;citationText&quot;:&quot;&lt;span style=\&quot;font-family:Times New Roman;font-size:14.666666666666666px;color:#000000\&quot;&gt;(Poewe et al. 2017 17013, Costa-Mattioli, Walter 2020b eaat5314, Darnell, Klann 2013 1530–1536)&lt;/span&gt;&quot;},&quot;1263721047&quot;:{&quot;referencesIds&quot;:[&quot;doc:6977a771182e34539ffc838f&quot;],&quot;referencesOptions&quot;:{&quot;doc:6977a771182e34539ffc838f&quot;:{&quot;author&quot;:true,&quot;year&quot;:true,&quot;formatAuthorYear&quot;:false,&quot;pageReplace&quot;:&quot;&quot;,&quot;additionalField&quot;:&quot;&quot;,&quot;additionalValue&quot;:&quot;&quot;,&quot;prefix&quot;:&quot;&quot;,&quot;suffix&quot;:&quot;&quot;}},&quot;hasBrokenReferences&quot;:false,&quot;hasManualEdits&quot;:false,&quot;isEmpty&quot;:false,&quot;citationType&quot;:&quot;inline&quot;,&quot;id&quot;:1263721047,&quot;citationText&quot;:&quot;&lt;span style=\&quot;font-family:Times New Roman;font-size:14.666666666666666px;color:#000000\&quot;&gt;(Shichkova et al. 2024 1714)&lt;/span&gt;&quot;},&quot;1348830011&quot;:{&quot;referencesIds&quot;:[&quot;doc:695e58a69e0ba469be0b6f77&quot;],&quot;referencesOptions&quot;:{&quot;doc:695e58a69e0ba469be0b6f77&quot;:{&quot;author&quot;:true,&quot;year&quot;:true,&quot;formatAuthorYear&quot;:false,&quot;pageReplace&quot;:&quot;&quot;,&quot;additionalField&quot;:&quot;&quot;,&quot;additionalValue&quot;:&quot;&quot;,&quot;prefix&quot;:&quot;&quot;,&quot;suffix&quot;:&quot;&quot;}},&quot;hasBrokenReferences&quot;:false,&quot;hasManualEdits&quot;:false,&quot;isEmpty&quot;:false,&quot;citationType&quot;:&quot;inline&quot;,&quot;id&quot;:1348830011,&quot;citationText&quot;:&quot;&lt;span style=\&quot;font-family:Times New Roman;font-size:14.666666666666666px;color:#000000\&quot;&gt;(Taylor et al. 2013 9–18)&lt;/span&gt;&quot;},&quot;1367494445&quot;:{&quot;referencesIds&quot;:[&quot;doc:6977a8ac2ea0b31b61fd032a&quot;,&quot;doc:6977a90ab7ad121effd75f2f&quot;],&quot;referencesOptions&quot;:{&quot;doc:6977a8ac2ea0b31b61fd032a&quot;:{&quot;author&quot;:true,&quot;year&quot;:true,&quot;formatAuthorYear&quot;:false,&quot;pageReplace&quot;:&quot;&quot;,&quot;additionalField&quot;:&quot;&quot;,&quot;additionalValue&quot;:&quot;&quot;,&quot;prefix&quot;:&quot;&quot;,&quot;suffix&quot;:&quot;&quot;},&quot;doc:6977a90ab7ad121effd75f2f&quot;:{&quot;author&quot;:true,&quot;year&quot;:true,&quot;formatAuthorYear&quot;:false,&quot;pageReplace&quot;:&quot;&quot;,&quot;additionalField&quot;:&quot;&quot;,&quot;additionalValue&quot;:&quot;&quot;,&quot;prefix&quot;:&quot;&quot;,&quot;suffix&quot;:&quot;&quot;}},&quot;hasBrokenReferences&quot;:false,&quot;hasManualEdits&quot;:false,&quot;isEmpty&quot;:false,&quot;citationType&quot;:&quot;inline&quot;,&quot;id&quot;:1367494445,&quot;citationText&quot;:&quot;&lt;span style=\&quot;font-family:Times New Roman;font-size:14.666666666666666px;color:#000000\&quot;&gt;(Lin, Beal 2006 787–795, Mattson et al. 2008 748–766)&lt;/span&gt;&quot;},&quot;1519590555&quot;:{&quot;referencesIds&quot;:[&quot;doc:695e840be7d01521dcb9d517&quot;,&quot;doc:695e8437ef46072363810045&quot;],&quot;referencesOptions&quot;:{&quot;doc:695e840be7d01521dcb9d517&quot;:{&quot;author&quot;:true,&quot;year&quot;:true,&quot;formatAuthorYear&quot;:false,&quot;pageReplace&quot;:&quot;&quot;,&quot;additionalField&quot;:&quot;&quot;,&quot;additionalValue&quot;:&quot;&quot;,&quot;prefix&quot;:&quot;&quot;,&quot;suffix&quot;:&quot;&quot;},&quot;doc:695e8437ef46072363810045&quot;:{&quot;author&quot;:true,&quot;year&quot;:true,&quot;formatAuthorYear&quot;:false,&quot;pageReplace&quot;:&quot;&quot;,&quot;additionalField&quot;:&quot;&quot;,&quot;additionalValue&quot;:&quot;&quot;,&quot;prefix&quot;:&quot;&quot;,&quot;suffix&quot;:&quot;&quot;}},&quot;hasBrokenReferences&quot;:false,&quot;hasManualEdits&quot;:false,&quot;isEmpty&quot;:false,&quot;citationType&quot;:&quot;inline&quot;,&quot;id&quot;:1519590555,&quot;citationText&quot;:&quot;&lt;span style=\&quot;font-family:Times New Roman;font-size:14.666666666666666px;color:#000000\&quot;&gt;(Roh et al. 2016 e216, Schwartz et al. 2000 661–671)&lt;/span&gt;&quot;},&quot;1725866758&quot;:{&quot;referencesIds&quot;:[&quot;doc:6977b3b925073233cc993354&quot;],&quot;referencesOptions&quot;:{&quot;doc:6977b3b925073233cc993354&quot;:{&quot;author&quot;:true,&quot;year&quot;:true,&quot;formatAuthorYear&quot;:false,&quot;pageReplace&quot;:&quot;&quot;,&quot;additionalField&quot;:&quot;&quot;,&quot;additionalValue&quot;:&quot;&quot;,&quot;prefix&quot;:&quot;&quot;,&quot;suffix&quot;:&quot;&quot;}},&quot;hasBrokenReferences&quot;:false,&quot;hasManualEdits&quot;:false,&quot;isEmpty&quot;:false,&quot;citationType&quot;:&quot;inline&quot;,&quot;id&quot;:1725866758,&quot;citationText&quot;:&quot;&lt;span style=\&quot;font-family:Times New Roman;font-size:14.666666666666666px;color:#000000\&quot;&gt;(Camandola, Mattson 2017a 1474–1492)&lt;/span&gt;&quot;},&quot;-880244849&quot;:{&quot;referencesIds&quot;:[&quot;doc:695e33589e0ba469be0b6afe&quot;],&quot;referencesOptions&quot;:{&quot;doc:695e33589e0ba469be0b6afe&quot;:{&quot;author&quot;:true,&quot;year&quot;:true,&quot;formatAuthorYear&quot;:false,&quot;pageReplace&quot;:&quot;&quot;,&quot;additionalField&quot;:&quot;&quot;,&quot;additionalValue&quot;:&quot;&quot;,&quot;prefix&quot;:&quot;&quot;,&quot;suffix&quot;:&quot;&quot;}},&quot;hasBrokenReferences&quot;:false,&quot;hasManualEdits&quot;:false,&quot;isEmpty&quot;:false,&quot;citationType&quot;:&quot;inline&quot;,&quot;id&quot;:-880244849,&quot;citationText&quot;:&quot;&lt;span style=\&quot;font-family:Times New Roman;font-size:14.666666666666666px;color:#000000\&quot;&gt;(Demas et al. 2010 461–502)&lt;/span&gt;&quot;},&quot;-275650512&quot;:{&quot;referencesIds&quot;:[&quot;doc:695e567a8bfbef24f2d9f168&quot;,&quot;doc:695e56b018640b6bad49aeb7&quot;],&quot;referencesOptions&quot;:{&quot;doc:695e567a8bfbef24f2d9f168&quot;:{&quot;author&quot;:true,&quot;year&quot;:true,&quot;formatAuthorYear&quot;:false,&quot;pageReplace&quot;:&quot;&quot;,&quot;additionalField&quot;:&quot;&quot;,&quot;additionalValue&quot;:&quot;&quot;,&quot;prefix&quot;:&quot;&quot;,&quot;suffix&quot;:&quot;&quot;},&quot;doc:695e56b018640b6bad49aeb7&quot;:{&quot;author&quot;:true,&quot;year&quot;:true,&quot;formatAuthorYear&quot;:false,&quot;pageReplace&quot;:&quot;&quot;,&quot;additionalField&quot;:&quot;&quot;,&quot;additionalValue&quot;:&quot;&quot;,&quot;prefix&quot;:&quot;&quot;,&quot;suffix&quot;:&quot;&quot;}},&quot;hasBrokenReferences&quot;:false,&quot;hasManualEdits&quot;:false,&quot;isEmpty&quot;:false,&quot;citationType&quot;:&quot;inline&quot;,&quot;id&quot;:-275650512,&quot;citationText&quot;:&quot;&lt;span style=\&quot;font-family:Times New Roman;font-size:14.666666666666666px;color:#000000\&quot;&gt;(Dehnel 1949 18–102, Bielak, Pucek 1959 297–300)&lt;/span&gt;&quot;},&quot;-100424110&quot;:{&quot;referencesIds&quot;:[&quot;doc:695e5863a5ca6c16ec85f384&quot;,&quot;doc:695e560690689d25615cced0&quot;,&quot;doc:695e54faad4d4b6c15ca9fe8&quot;],&quot;referencesOptions&quot;:{&quot;doc:695e5863a5ca6c16ec85f384&quot;:{&quot;author&quot;:true,&quot;year&quot;:true,&quot;formatAuthorYear&quot;:false,&quot;pageReplace&quot;:&quot;&quot;,&quot;additionalField&quot;:&quot;&quot;,&quot;additionalValue&quot;:&quot;&quot;,&quot;prefix&quot;:&quot;&quot;,&quot;suffix&quot;:&quot;&quot;},&quot;doc:695e560690689d25615cced0&quot;:{&quot;author&quot;:true,&quot;year&quot;:true,&quot;formatAuthorYear&quot;:false,&quot;pageReplace&quot;:&quot;&quot;,&quot;additionalField&quot;:&quot;&quot;,&quot;additionalValue&quot;:&quot;&quot;,&quot;prefix&quot;:&quot;&quot;,&quot;suffix&quot;:&quot;&quot;},&quot;doc:695e54faad4d4b6c15ca9fe8&quot;:{&quot;author&quot;:true,&quot;year&quot;:true,&quot;formatAuthorYear&quot;:false,&quot;pageReplace&quot;:&quot;&quot;,&quot;additionalField&quot;:&quot;&quot;,&quot;additionalValue&quot;:&quot;&quot;,&quot;prefix&quot;:&quot;&quot;,&quot;suffix&quot;:&quot;&quot;}},&quot;hasBrokenReferences&quot;:false,&quot;hasManualEdits&quot;:false,&quot;isEmpty&quot;:false,&quot;citationType&quot;:&quot;inline&quot;,&quot;id&quot;:-100424110,&quot;citationText&quot;:&quot;&lt;span style=\&quot;font-family:Times New Roman;font-size:14.666666666666666px;color:#000000\&quot;&gt;(Saure, Hyvärinen 1965 705–706, Lázaro et al. 2021 2431–2448, Lázaro et al. 2019 2489)&lt;/span&gt;&quot;},&quot;-351425441&quot;:{&quot;referencesIds&quot;:[&quot;doc:695e5e2ba6457b6d8637026f&quot;,&quot;doc:695e5e5fa5ca6c16ec85f4ab&quot;,&quot;doc:695e5e7ea5ca6c16ec85f4b1&quot;],&quot;referencesOptions&quot;:{&quot;doc:695e5e2ba6457b6d8637026f&quot;:{&quot;author&quot;:true,&quot;year&quot;:true,&quot;formatAuthorYear&quot;:false,&quot;pageReplace&quot;:&quot;&quot;,&quot;additionalField&quot;:&quot;&quot;,&quot;additionalValue&quot;:&quot;&quot;,&quot;prefix&quot;:&quot;&quot;,&quot;suffix&quot;:&quot;&quot;},&quot;doc:695e5e5fa5ca6c16ec85f4ab&quot;:{&quot;author&quot;:true,&quot;year&quot;:true,&quot;formatAuthorYear&quot;:false,&quot;pageReplace&quot;:&quot;&quot;,&quot;additionalField&quot;:&quot;&quot;,&quot;additionalValue&quot;:&quot;&quot;,&quot;prefix&quot;:&quot;&quot;,&quot;suffix&quot;:&quot;&quot;},&quot;doc:695e5e7ea5ca6c16ec85f4b1&quot;:{&quot;author&quot;:true,&quot;year&quot;:true,&quot;formatAuthorYear&quot;:false,&quot;pageReplace&quot;:&quot;&quot;,&quot;additionalField&quot;:&quot;&quot;,&quot;additionalValue&quot;:&quot;&quot;,&quot;prefix&quot;:&quot;&quot;,&quot;suffix&quot;:&quot;&quot;}},&quot;hasBrokenReferences&quot;:false,&quot;hasManualEdits&quot;:false,&quot;isEmpty&quot;:false,&quot;citationType&quot;:&quot;inline&quot;,&quot;id&quot;:-351425441,&quot;citationText&quot;:&quot;&lt;span style=\&quot;font-family:Times New Roman;font-size:14.666666666666666px;color:#000000\&quot;&gt;(Plomin et al. 1977 309, Hunter 2005a 287–298, Hunter 2005b 287–298)&lt;/span&gt;&quot;},&quot;-884563386&quot;:{&quot;referencesIds&quot;:[&quot;doc:695e8374ad4d4b6c15caa6d9&quot;,&quot;doc:695e83c001559f087b3fdee6&quot;,&quot;doc:695e83a7ef4607236381003a&quot;],&quot;referencesOptions&quot;:{&quot;doc:695e8374ad4d4b6c15caa6d9&quot;:{&quot;author&quot;:true,&quot;year&quot;:true,&quot;formatAuthorYear&quot;:false,&quot;pageReplace&quot;:&quot;&quot;,&quot;additionalField&quot;:&quot;&quot;,&quot;additionalValue&quot;:&quot;&quot;,&quot;prefix&quot;:&quot;&quot;,&quot;suffix&quot;:&quot;&quot;},&quot;doc:695e83c001559f087b3fdee6&quot;:{&quot;author&quot;:true,&quot;year&quot;:true,&quot;formatAuthorYear&quot;:false,&quot;pageReplace&quot;:&quot;&quot;,&quot;additionalField&quot;:&quot;&quot;,&quot;additionalValue&quot;:&quot;&quot;,&quot;prefix&quot;:&quot;&quot;,&quot;suffix&quot;:&quot;&quot;},&quot;doc:695e83a7ef4607236381003a&quot;:{&quot;author&quot;:true,&quot;year&quot;:true,&quot;formatAuthorYear&quot;:false,&quot;pageReplace&quot;:&quot;&quot;,&quot;additionalField&quot;:&quot;&quot;,&quot;additionalValue&quot;:&quot;&quot;,&quot;prefix&quot;:&quot;&quot;,&quot;suffix&quot;:&quot;&quot;}},&quot;hasBrokenReferences&quot;:false,&quot;hasManualEdits&quot;:false,&quot;isEmpty&quot;:false,&quot;citationType&quot;:&quot;inline&quot;,&quot;id&quot;:-884563386,&quot;citationText&quot;:&quot;&lt;span style=\&quot;font-family:Times New Roman;font-size:14.666666666666666px;color:#000000\&quot;&gt;(Jansen et al. 2019 336, Zhang, J. et al. 2021 32–49, Bai et al. 2019 519–530)&lt;/span&gt;&quot;},&quot;-1776853757&quot;:{&quot;referencesIds&quot;:[&quot;doc:695e855118640b6bad49b8c8&quot;],&quot;referencesOptions&quot;:{&quot;doc:695e855118640b6bad49b8c8&quot;:{&quot;author&quot;:true,&quot;year&quot;:true,&quot;formatAuthorYear&quot;:false,&quot;pageReplace&quot;:&quot;&quot;,&quot;additionalField&quot;:&quot;&quot;,&quot;additionalValue&quot;:&quot;&quot;,&quot;prefix&quot;:&quot;&quot;,&quot;suffix&quot;:&quot;&quot;}},&quot;hasBrokenReferences&quot;:false,&quot;hasManualEdits&quot;:false,&quot;isEmpty&quot;:false,&quot;citationType&quot;:&quot;inline&quot;,&quot;id&quot;:-1776853757,&quot;citationText&quot;:&quot;&lt;span style=\&quot;font-family:Times New Roman;font-size:14.666666666666666px;color:#000000\&quot;&gt;(Keicher et al. 2017 2834–2841)&lt;/span&gt;&quot;},&quot;-1892567483&quot;:{&quot;referencesIds&quot;:[&quot;doc:68e7cd60bbcd240f9ce47d74&quot;],&quot;referencesOptions&quot;:{&quot;doc:68e7cd60bbcd240f9ce47d74&quot;:{&quot;author&quot;:true,&quot;year&quot;:true,&quot;formatAuthorYear&quot;:false,&quot;pageReplace&quot;:&quot;&quot;,&quot;additionalField&quot;:&quot;&quot;,&quot;additionalValue&quot;:&quot;&quot;,&quot;prefix&quot;:&quot;&quot;,&quot;suffix&quot;:&quot;&quot;}},&quot;hasBrokenReferences&quot;:false,&quot;hasManualEdits&quot;:false,&quot;isEmpty&quot;:false,&quot;citationType&quot;:&quot;inline&quot;,&quot;id&quot;:-1892567483,&quot;citationText&quot;:&quot;&lt;span style=\&quot;font-family:Times New Roman;font-size:14.666666666666666px;color:#000000\&quot;&gt;(Yip et al. 2017 521)&lt;/span&gt;&quot;},&quot;-844170734&quot;:{&quot;referencesIds&quot;:[&quot;doc:6974e498360cc45d457d100d&quot;],&quot;referencesOptions&quot;:{&quot;doc:6974e498360cc45d457d100d&quot;:{&quot;author&quot;:true,&quot;year&quot;:true,&quot;formatAuthorYear&quot;:false,&quot;pageReplace&quot;:&quot;&quot;,&quot;additionalField&quot;:&quot;&quot;,&quot;additionalValue&quot;:&quot;&quot;,&quot;prefix&quot;:&quot;&quot;,&quot;suffix&quot;:&quot;&quot;}},&quot;hasBrokenReferences&quot;:false,&quot;hasManualEdits&quot;:false,&quot;isEmpty&quot;:false,&quot;citationType&quot;:&quot;inline&quot;,&quot;id&quot;:-844170734,&quot;citationText&quot;:&quot;&lt;span style=\&quot;font-family:Times New Roman;font-size:14.666666666666666px;color:#000000\&quot;&gt;(Nogueira et al. 2018 1–54)&lt;/span&gt;&quot;},&quot;-798608419&quot;:{&quot;referencesIds&quot;:[&quot;doc:6974e46c9e7d9800175bff70&quot;,&quot;doc:6974e5e6fd33025f13147067&quot;],&quot;referencesOptions&quot;:{&quot;doc:6974e46c9e7d9800175bff70&quot;:{&quot;author&quot;:true,&quot;year&quot;:true,&quot;formatAuthorYear&quot;:false,&quot;pageReplace&quot;:&quot;&quot;,&quot;additionalField&quot;:&quot;&quot;,&quot;additionalValue&quot;:&quot;&quot;,&quot;prefix&quot;:&quot;&quot;,&quot;suffix&quot;:&quot;&quot;},&quot;doc:6974e5e6fd33025f13147067&quot;:{&quot;author&quot;:true,&quot;year&quot;:true,&quot;formatAuthorYear&quot;:false,&quot;pageReplace&quot;:&quot;&quot;,&quot;additionalField&quot;:&quot;&quot;,&quot;additionalValue&quot;:&quot;&quot;,&quot;prefix&quot;:&quot;&quot;,&quot;suffix&quot;:&quot;&quot;}},&quot;hasBrokenReferences&quot;:false,&quot;hasManualEdits&quot;:false,&quot;isEmpty&quot;:false,&quot;citationType&quot;:&quot;inline&quot;,&quot;id&quot;:-798608419,&quot;citationText&quot;:&quot;&lt;span style=\&quot;font-family:Times New Roman;font-size:14.666666666666666px;color:#000000\&quot;&gt;(Jiang et al. 2022 1155–1167, He, Yu 2010 215–225)&lt;/span&gt;&quot;},&quot;-1010067386&quot;:{&quot;referencesIds&quot;:[&quot;doc:6974e613ca3ace34b22b7c11&quot;],&quot;referencesOptions&quot;:{&quot;doc:6974e613ca3ace34b22b7c11&quot;:{&quot;author&quot;:true,&quot;year&quot;:true,&quot;formatAuthorYear&quot;:false,&quot;pageReplace&quot;:&quot;&quot;,&quot;additionalField&quot;:&quot;&quot;,&quot;additionalValue&quot;:&quot;&quot;,&quot;prefix&quot;:&quot;&quot;,&quot;suffix&quot;:&quot;&quot;}},&quot;hasBrokenReferences&quot;:false,&quot;hasManualEdits&quot;:false,&quot;isEmpty&quot;:false,&quot;citationType&quot;:&quot;inline&quot;,&quot;id&quot;:-1010067386,&quot;citationText&quot;:&quot;&lt;span style=\&quot;font-family:Times New Roman;font-size:14.666666666666666px;color:#000000\&quot;&gt;(Dernoncourt et al. 2014 681–693)&lt;/span&gt;&quot;},&quot;-1748575665&quot;:{&quot;referencesIds&quot;:[&quot;doc:6977a25f6015d4689df210cd&quot;],&quot;referencesOptions&quot;:{&quot;doc:6977a25f6015d4689df210cd&quot;:{&quot;author&quot;:true,&quot;year&quot;:true,&quot;formatAuthorYear&quot;:false,&quot;pageReplace&quot;:&quot;&quot;,&quot;additionalField&quot;:&quot;&quot;,&quot;additionalValue&quot;:&quot;&quot;,&quot;prefix&quot;:&quot;&quot;,&quot;suffix&quot;:&quot;&quot;}},&quot;hasBrokenReferences&quot;:false,&quot;hasManualEdits&quot;:false,&quot;isEmpty&quot;:false,&quot;citationType&quot;:&quot;inline&quot;,&quot;id&quot;:-1748575665,&quot;citationText&quot;:&quot;&lt;span style=\&quot;font-family:Times New Roman;font-size:14.666666666666666px;color:#000000\&quot;&gt;(Genoud et al. 2018 404–438)&lt;/span&gt;&quot;},&quot;-1177797090&quot;:{&quot;referencesIds&quot;:[&quot;doc:6977ad6d93dd120faad07396&quot;,&quot;doc:6977b2c59b58ea147624fd69&quot;],&quot;referencesOptions&quot;:{&quot;doc:6977ad6d93dd120faad07396&quot;:{&quot;author&quot;:true,&quot;year&quot;:true,&quot;formatAuthorYear&quot;:false,&quot;pageReplace&quot;:&quot;&quot;,&quot;additionalField&quot;:&quot;&quot;,&quot;additionalValue&quot;:&quot;&quot;,&quot;prefix&quot;:&quot;&quot;,&quot;suffix&quot;:&quot;&quot;},&quot;doc:6977b2c59b58ea147624fd69&quot;:{&quot;author&quot;:true,&quot;year&quot;:true,&quot;formatAuthorYear&quot;:false,&quot;pageReplace&quot;:&quot;&quot;,&quot;additionalField&quot;:&quot;&quot;,&quot;additionalValue&quot;:&quot;&quot;,&quot;prefix&quot;:&quot;&quot;,&quot;suffix&quot;:&quot;&quot;}},&quot;hasBrokenReferences&quot;:false,&quot;hasManualEdits&quot;:false,&quot;isEmpty&quot;:false,&quot;citationType&quot;:&quot;inline&quot;,&quot;id&quot;:-1177797090,&quot;citationText&quot;:&quot;&lt;span style=\&quot;font-family:Times New Roman;font-size:14.666666666666666px;color:#000000\&quot;&gt;(Darnell, Klann 2013 1530–1536, Cunnane, Stephen et al. 2011 3–20)&lt;/span&gt;&quot;},&quot;-1428654003&quot;:{&quot;referencesIds&quot;:[&quot;doc:6977b40cca3ace34b22bc1d8&quot;,&quot;doc:6977b449b7ad121effd75fd4&quot;,&quot;doc:6977b3b925073233cc993354&quot;],&quot;referencesOptions&quot;:{&quot;doc:6977b40cca3ace34b22bc1d8&quot;:{&quot;author&quot;:true,&quot;year&quot;:true,&quot;formatAuthorYear&quot;:false,&quot;pageReplace&quot;:&quot;&quot;,&quot;additionalField&quot;:&quot;&quot;,&quot;additionalValue&quot;:&quot;&quot;,&quot;prefix&quot;:&quot;&quot;,&quot;suffix&quot;:&quot;&quot;},&quot;doc:6977b449b7ad121effd75fd4&quot;:{&quot;author&quot;:true,&quot;year&quot;:true,&quot;formatAuthorYear&quot;:false,&quot;pageReplace&quot;:&quot;&quot;,&quot;additionalField&quot;:&quot;&quot;,&quot;additionalValue&quot;:&quot;&quot;,&quot;prefix&quot;:&quot;&quot;,&quot;suffix&quot;:&quot;&quot;},&quot;doc:6977b3b925073233cc993354&quot;:{&quot;author&quot;:true,&quot;year&quot;:true,&quot;formatAuthorYear&quot;:false,&quot;pageReplace&quot;:&quot;&quot;,&quot;additionalField&quot;:&quot;&quot;,&quot;additionalValue&quot;:&quot;&quot;,&quot;prefix&quot;:&quot;&quot;,&quot;suffix&quot;:&quot;&quot;}},&quot;hasBrokenReferences&quot;:false,&quot;hasManualEdits&quot;:false,&quot;isEmpty&quot;:false,&quot;citationType&quot;:&quot;inline&quot;,&quot;id&quot;:-1428654003,&quot;citationText&quot;:&quot;&lt;span style=\&quot;font-family:Times New Roman;font-size:14.666666666666666px;color:#000000\&quot;&gt;(Zhang, Y. et al. 2013 1307–1311, Cunnane, Stephen C. et al. 2020 609–633, Camandola, Mattson 2017a 1474–1492)&lt;/span&gt;&quot;},&quot;-181587485&quot;:{&quot;referencesIds&quot;:[&quot;doc:6977b5669b58ea147624fd8b&quot;,&quot;doc:6977b5bc65f11557e99db022&quot;,&quot;doc:6977b5e5d8d585793fac1af0&quot;],&quot;referencesOptions&quot;:{&quot;doc:6977b5669b58ea147624fd8b&quot;:{&quot;author&quot;:true,&quot;year&quot;:true,&quot;formatAuthorYear&quot;:false,&quot;pageReplace&quot;:&quot;&quot;,&quot;additionalField&quot;:&quot;&quot;,&quot;additionalValue&quot;:&quot;&quot;,&quot;prefix&quot;:&quot;&quot;,&quot;suffix&quot;:&quot;&quot;},&quot;doc:6977b5bc65f11557e99db022&quot;:{&quot;author&quot;:true,&quot;year&quot;:true,&quot;formatAuthorYear&quot;:false,&quot;pageReplace&quot;:&quot;&quot;,&quot;additionalField&quot;:&quot;&quot;,&quot;additionalValue&quot;:&quot;&quot;,&quot;prefix&quot;:&quot;&quot;,&quot;suffix&quot;:&quot;&quot;},&quot;doc:6977b5e5d8d585793fac1af0&quot;:{&quot;author&quot;:true,&quot;year&quot;:true,&quot;formatAuthorYear&quot;:false,&quot;pageReplace&quot;:&quot;&quot;,&quot;additionalField&quot;:&quot;&quot;,&quot;additionalValue&quot;:&quot;&quot;,&quot;prefix&quot;:&quot;&quot;,&quot;suffix&quot;:&quot;&quot;}},&quot;hasBrokenReferences&quot;:false,&quot;hasManualEdits&quot;:false,&quot;isEmpty&quot;:false,&quot;citationType&quot;:&quot;inline&quot;,&quot;id&quot;:-181587485,&quot;citationText&quot;:&quot;&lt;span style=\&quot;font-family:Times New Roman;font-size:14.666666666666666px;color:#000000\&quot;&gt;(Sapolsky et al. 2000 55–89, Du et al. 2009 3543–3548, Oakley, Cidlowski 2013 1033–1044)&lt;/span&gt;&quot;},&quot;-2066635081&quot;:{&quot;referencesIds&quot;:[&quot;doc:6978931a65f11557e99dbf1d&quot;,&quot;doc:697893c98c897e4d7f9d00a5&quot;,&quot;doc:69789447ca3ace34b22bcd71&quot;],&quot;referencesOptions&quot;:{&quot;doc:6978931a65f11557e99dbf1d&quot;:{&quot;author&quot;:true,&quot;year&quot;:true,&quot;formatAuthorYear&quot;:false,&quot;pageReplace&quot;:&quot;&quot;,&quot;additionalField&quot;:&quot;&quot;,&quot;additionalValue&quot;:&quot;&quot;,&quot;prefix&quot;:&quot;&quot;,&quot;suffix&quot;:&quot;&quot;},&quot;doc:697893c98c897e4d7f9d00a5&quot;:{&quot;author&quot;:true,&quot;year&quot;:true,&quot;formatAuthorYear&quot;:false,&quot;pageReplace&quot;:&quot;&quot;,&quot;additionalField&quot;:&quot;&quot;,&quot;additionalValue&quot;:&quot;&quot;,&quot;prefix&quot;:&quot;&quot;,&quot;suffix&quot;:&quot;&quot;},&quot;doc:69789447ca3ace34b22bcd71&quot;:{&quot;author&quot;:true,&quot;year&quot;:true,&quot;formatAuthorYear&quot;:false,&quot;pageReplace&quot;:&quot;&quot;,&quot;additionalField&quot;:&quot;&quot;,&quot;additionalValue&quot;:&quot;&quot;,&quot;prefix&quot;:&quot;&quot;,&quot;suffix&quot;:&quot;&quot;}},&quot;hasBrokenReferences&quot;:false,&quot;hasManualEdits&quot;:false,&quot;isEmpty&quot;:false,&quot;citationType&quot;:&quot;inline&quot;,&quot;id&quot;:-2066635081,&quot;citationText&quot;:&quot;&lt;span style=\&quot;font-family:Times New Roman;font-size:14.666666666666666px;color:#000000\&quot;&gt;(Kleinridders et al. 2014b 2232, Arnold et al. 2018a 168–181, Agius et al. 2024 1073)&lt;/span&gt;&quot;},&quot;-1584289495&quot;:{&quot;referencesIds&quot;:[&quot;doc:6978952cca3ace34b22bcd7f&quot;,&quot;doc:697897be65f11557e99dbf9f&quot;,&quot;doc:69789ede93dd120faad088eb&quot;],&quot;referencesOptions&quot;:{&quot;doc:6978952cca3ace34b22bcd7f&quot;:{&quot;author&quot;:true,&quot;year&quot;:true,&quot;formatAuthorYear&quot;:false,&quot;pageReplace&quot;:&quot;&quot;,&quot;additionalField&quot;:&quot;&quot;,&quot;additionalValue&quot;:&quot;&quot;,&quot;prefix&quot;:&quot;&quot;,&quot;suffix&quot;:&quot;&quot;},&quot;doc:697897be65f11557e99dbf9f&quot;:{&quot;author&quot;:true,&quot;year&quot;:true,&quot;formatAuthorYear&quot;:false,&quot;pageReplace&quot;:&quot;&quot;,&quot;additionalField&quot;:&quot;&quot;,&quot;additionalValue&quot;:&quot;&quot;,&quot;prefix&quot;:&quot;&quot;,&quot;suffix&quot;:&quot;&quot;},&quot;doc:69789ede93dd120faad088eb&quot;:{&quot;author&quot;:true,&quot;year&quot;:true,&quot;formatAuthorYear&quot;:false,&quot;pageReplace&quot;:&quot;&quot;,&quot;additionalField&quot;:&quot;&quot;,&quot;additionalValue&quot;:&quot;&quot;,&quot;prefix&quot;:&quot;&quot;,&quot;suffix&quot;:&quot;&quot;}},&quot;hasBrokenReferences&quot;:false,&quot;hasManualEdits&quot;:false,&quot;isEmpty&quot;:false,&quot;citationType&quot;:&quot;inline&quot;,&quot;id&quot;:-1584289495,&quot;citationText&quot;:&quot;&lt;span style=\&quot;font-family:Times New Roman;font-size:14.666666666666666px;color:#000000\&quot;&gt;(Camandola, Mattson 2017b 1474–1492, Arnold et al. 2018b 168–181, Harris et al. 2012 762–777)&lt;/span&gt;&quot;}}"/>
    <we:property name="currentFolder" value="{&quot;id&quot;:&quot;project:68da474535a0926d35a8c2f0&quot;,&quot;userId&quot;:&quot;user:667c090bdb524c597caf6c04&quot;,&quot;projectId&quot;:&quot;ap:667c090bdb524c597caf6c05&quot;,&quot;name&quot;:&quot;Manuscript 1&quot;,&quot;created&quot;:1759135557335,&quot;lastModified&quot;:1759135557335,&quot;position&quot;:8,&quot;isShared&quot;:false,&quot;isExampleCollection&quot;:false,&quot;isMyPublicationsCollection&quot;:false,&quot;notInFolder&quot;:false,&quot;totalReferences&quot;:60,&quot;depth&quot;:0}"/>
    <we:property name="currentStyle" value="{&quot;id&quot;:&quot;rwuserstyle:5a0ee48fb76a610757e0b0b8&quot;,&quot;styleType&quot;:&quot;refworks&quot;,&quot;name&quot;:&quot;Google Docs - Harvard - British Standard 2010 (With page numbers)&quot;,&quot;userId&quot;:&quot;user:56a0ed54e4b03f23b8cb5be1&quot;,&quot;isInstitutional&quot;:true,&quot;citeStyle&quot;:&quot;INTEXT_ONLY&quot;,&quot;isSorted&quot;:false,&quot;usesNumbers&quot;:false,&quot;authorDisambiguation&quot;:&quot;surname_firstname&quot;}"/>
    <we:property name="formatForFootnotesEnabled" value="&quot;formatForFootnotesDisabled&quot;"/>
    <we:property name="rcm.version" value="2"/>
    <we:property name="rw.officeVersion" value="&quot;1.3&quot;"/>
    <we:property name="rw.subscriberId" value="&quot;0&quot;"/>
    <we:property name="rw.userId" value="&quot;user:667c090bdb524c597caf6c04&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7ebe9cdd-da5f-46a9-96f3-f7c2e0f540ef"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kument" ma:contentTypeID="0x0101005EB94859EDEB1941BD1618CB75863EF2" ma:contentTypeVersion="12" ma:contentTypeDescription="Opret et nyt dokument." ma:contentTypeScope="" ma:versionID="30d00f466d4cca7c5ef0cbfebdd843ae">
  <xsd:schema xmlns:xsd="http://www.w3.org/2001/XMLSchema" xmlns:xs="http://www.w3.org/2001/XMLSchema" xmlns:p="http://schemas.microsoft.com/office/2006/metadata/properties" xmlns:ns3="7ebe9cdd-da5f-46a9-96f3-f7c2e0f540ef" targetNamespace="http://schemas.microsoft.com/office/2006/metadata/properties" ma:root="true" ma:fieldsID="5456a1881afdfd124749b7f303ac7327" ns3:_="">
    <xsd:import namespace="7ebe9cdd-da5f-46a9-96f3-f7c2e0f540ef"/>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element ref="ns3:MediaServiceSystemTags" minOccurs="0"/>
                <xsd:element ref="ns3:MediaServiceOCR" minOccurs="0"/>
                <xsd:element ref="ns3:MediaServiceGenerationTime" minOccurs="0"/>
                <xsd:element ref="ns3:MediaServiceEventHashCode" minOccurs="0"/>
                <xsd:element ref="ns3:MediaLengthInSeconds"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ebe9cdd-da5f-46a9-96f3-f7c2e0f540ef"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element name="MediaServiceSystemTags" ma:index="14" nillable="true" ma:displayName="MediaServiceSystemTags" ma:hidden="true" ma:internalName="MediaServiceSystemTags" ma:readOnly="true">
      <xsd:simpleType>
        <xsd:restriction base="dms:Note"/>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Location" ma:index="19"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dhol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B3FDC82-2627-4209-A747-F928CB36E5A3}">
  <ds:schemaRefs>
    <ds:schemaRef ds:uri="http://schemas.microsoft.com/office/2006/metadata/properties"/>
    <ds:schemaRef ds:uri="http://schemas.microsoft.com/office/infopath/2007/PartnerControls"/>
    <ds:schemaRef ds:uri="7ebe9cdd-da5f-46a9-96f3-f7c2e0f540ef"/>
  </ds:schemaRefs>
</ds:datastoreItem>
</file>

<file path=customXml/itemProps2.xml><?xml version="1.0" encoding="utf-8"?>
<ds:datastoreItem xmlns:ds="http://schemas.openxmlformats.org/officeDocument/2006/customXml" ds:itemID="{72EAE004-BED9-4941-A14F-5BDD8B18FCC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ebe9cdd-da5f-46a9-96f3-f7c2e0f540e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C5E939AE-8922-4812-9DC5-D0A2EC125778}">
  <ds:schemaRefs>
    <ds:schemaRef ds:uri="http://schemas.microsoft.com/sharepoint/v3/contenttype/forms"/>
  </ds:schemaRefs>
</ds:datastoreItem>
</file>

<file path=docMetadata/LabelInfo.xml><?xml version="1.0" encoding="utf-8"?>
<clbl:labelList xmlns:clbl="http://schemas.microsoft.com/office/2020/mipLabelMetadata">
  <clbl:label id="{f5dbba49-ce06-496f-ac3e-0cf14361d934}" enabled="0" method="" siteId="{f5dbba49-ce06-496f-ac3e-0cf14361d934}" removed="1"/>
</clbl:labelList>
</file>

<file path=docProps/app.xml><?xml version="1.0" encoding="utf-8"?>
<Properties xmlns="http://schemas.openxmlformats.org/officeDocument/2006/extended-properties" xmlns:vt="http://schemas.openxmlformats.org/officeDocument/2006/docPropsVTypes">
  <Template>Normal.dotm</Template>
  <TotalTime>83</TotalTime>
  <Pages>26</Pages>
  <Words>11574</Words>
  <Characters>70602</Characters>
  <Application>Microsoft Office Word</Application>
  <DocSecurity>0</DocSecurity>
  <Lines>1023</Lines>
  <Paragraphs>238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81938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Yuanyuan Zeng</dc:creator>
  <cp:keywords/>
  <dc:description/>
  <cp:lastModifiedBy>Yuanyuan Zeng</cp:lastModifiedBy>
  <cp:revision>37</cp:revision>
  <dcterms:created xsi:type="dcterms:W3CDTF">2026-02-04T13:31:00Z</dcterms:created>
  <dcterms:modified xsi:type="dcterms:W3CDTF">2026-02-10T11:46:00Z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0x0101005EB94859EDEB1941BD1618CB75863EF2</vt:lpwstr>
  </property>
</Properties>
</file>